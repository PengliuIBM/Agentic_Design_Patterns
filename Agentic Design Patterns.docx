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240" w:before="240" w:lineRule="auto"/>
        <w:ind w:left="0" w:firstLine="0"/>
        <w:rPr>
          <w:sz w:val="32"/>
          <w:szCs w:val="32"/>
        </w:rPr>
      </w:pPr>
      <w:bookmarkStart w:colFirst="0" w:colLast="0" w:name="_pxcur8v2qagu" w:id="0"/>
      <w:bookmarkEnd w:id="0"/>
      <w:r w:rsidDel="00000000" w:rsidR="00000000" w:rsidRPr="00000000">
        <w:rPr>
          <w:sz w:val="32"/>
          <w:szCs w:val="32"/>
          <w:rtl w:val="0"/>
        </w:rPr>
        <w:t xml:space="preserve">Agentic </w:t>
      </w:r>
      <w:r w:rsidDel="00000000" w:rsidR="00000000" w:rsidRPr="00000000">
        <w:rPr>
          <w:sz w:val="32"/>
          <w:szCs w:val="32"/>
          <w:rtl w:val="0"/>
        </w:rPr>
        <w:t xml:space="preserve">Design </w:t>
      </w:r>
      <w:r w:rsidDel="00000000" w:rsidR="00000000" w:rsidRPr="00000000">
        <w:rPr>
          <w:sz w:val="32"/>
          <w:szCs w:val="32"/>
          <w:rtl w:val="0"/>
        </w:rPr>
        <w:t xml:space="preserve">Patterns</w:t>
      </w:r>
      <w:r w:rsidDel="00000000" w:rsidR="00000000" w:rsidRPr="00000000">
        <w:rPr>
          <w:sz w:val="32"/>
          <w:szCs w:val="32"/>
          <w:rtl w:val="0"/>
        </w:rPr>
        <w:t xml:space="preserve"> </w:t>
      </w:r>
    </w:p>
    <w:p w:rsidR="00000000" w:rsidDel="00000000" w:rsidP="00000000" w:rsidRDefault="00000000" w:rsidRPr="00000000" w14:paraId="00000002">
      <w:pPr>
        <w:spacing w:after="240" w:before="240" w:lineRule="auto"/>
        <w:rPr>
          <w:i w:val="1"/>
          <w:sz w:val="18"/>
          <w:szCs w:val="18"/>
        </w:rPr>
      </w:pPr>
      <w:r w:rsidDel="00000000" w:rsidR="00000000" w:rsidRPr="00000000">
        <w:rPr>
          <w:i w:val="1"/>
          <w:sz w:val="18"/>
          <w:szCs w:val="18"/>
          <w:rtl w:val="0"/>
        </w:rPr>
        <w:t xml:space="preserve">A Hands-On Guide to Building Intelligent Systems</w:t>
      </w:r>
      <w:r w:rsidDel="00000000" w:rsidR="00000000" w:rsidRPr="00000000">
        <w:rPr>
          <w:i w:val="1"/>
          <w:sz w:val="18"/>
          <w:szCs w:val="18"/>
          <w:vertAlign w:val="superscript"/>
        </w:rPr>
        <w:footnoteReference w:customMarkFollows="0" w:id="0"/>
      </w:r>
      <w:r w:rsidDel="00000000" w:rsidR="00000000" w:rsidRPr="00000000">
        <w:rPr>
          <w:i w:val="1"/>
          <w:sz w:val="18"/>
          <w:szCs w:val="18"/>
          <w:rtl w:val="0"/>
        </w:rPr>
        <w:t xml:space="preserve">, </w:t>
      </w:r>
      <w:hyperlink r:id="rId8">
        <w:r w:rsidDel="00000000" w:rsidR="00000000" w:rsidRPr="00000000">
          <w:rPr>
            <w:i w:val="1"/>
            <w:color w:val="1155cc"/>
            <w:sz w:val="18"/>
            <w:szCs w:val="18"/>
            <w:u w:val="single"/>
            <w:rtl w:val="0"/>
          </w:rPr>
          <w:t xml:space="preserve">Antonio Gulli</w:t>
        </w:r>
      </w:hyperlink>
      <w:r w:rsidDel="00000000" w:rsidR="00000000" w:rsidRPr="00000000">
        <w:rPr>
          <w:rtl w:val="0"/>
        </w:rPr>
      </w:r>
    </w:p>
    <w:p w:rsidR="00000000" w:rsidDel="00000000" w:rsidP="00000000" w:rsidRDefault="00000000" w:rsidRPr="00000000" w14:paraId="00000003">
      <w:pPr>
        <w:rPr>
          <w:sz w:val="17"/>
          <w:szCs w:val="17"/>
        </w:rPr>
      </w:pPr>
      <w:r w:rsidDel="00000000" w:rsidR="00000000" w:rsidRPr="00000000">
        <w:rPr>
          <w:sz w:val="17"/>
          <w:szCs w:val="17"/>
          <w:rtl w:val="0"/>
        </w:rPr>
        <w:t xml:space="preserve">Table of Contents - total 426 pages   = 1+2+1+1+4+9+103+61+34+114+76+5+4 11</w:t>
      </w:r>
    </w:p>
    <w:p w:rsidR="00000000" w:rsidDel="00000000" w:rsidP="00000000" w:rsidRDefault="00000000" w:rsidRPr="00000000" w14:paraId="00000004">
      <w:pPr>
        <w:rPr>
          <w:sz w:val="17"/>
          <w:szCs w:val="17"/>
        </w:rPr>
      </w:pPr>
      <w:hyperlink r:id="rId9">
        <w:r w:rsidDel="00000000" w:rsidR="00000000" w:rsidRPr="00000000">
          <w:rPr>
            <w:color w:val="1155cc"/>
            <w:sz w:val="17"/>
            <w:szCs w:val="17"/>
            <w:u w:val="single"/>
            <w:rtl w:val="0"/>
          </w:rPr>
          <w:t xml:space="preserve">Acknowledgement list</w:t>
        </w:r>
      </w:hyperlink>
      <w:r w:rsidDel="00000000" w:rsidR="00000000" w:rsidRPr="00000000">
        <w:rPr>
          <w:sz w:val="17"/>
          <w:szCs w:val="17"/>
          <w:rtl w:val="0"/>
        </w:rPr>
        <w:t xml:space="preserve"> (</w:t>
      </w:r>
      <w:r w:rsidDel="00000000" w:rsidR="00000000" w:rsidRPr="00000000">
        <w:rPr>
          <w:i w:val="1"/>
          <w:sz w:val="17"/>
          <w:szCs w:val="17"/>
          <w:rtl w:val="0"/>
        </w:rPr>
        <w:t xml:space="preserve">Add your name here if you provided feedback and wanted to be listed)</w:t>
      </w:r>
      <w:r w:rsidDel="00000000" w:rsidR="00000000" w:rsidRPr="00000000">
        <w:rPr>
          <w:rtl w:val="0"/>
        </w:rPr>
      </w:r>
    </w:p>
    <w:p w:rsidR="00000000" w:rsidDel="00000000" w:rsidP="00000000" w:rsidRDefault="00000000" w:rsidRPr="00000000" w14:paraId="00000005">
      <w:pPr>
        <w:rPr>
          <w:sz w:val="17"/>
          <w:szCs w:val="17"/>
        </w:rPr>
      </w:pPr>
      <w:hyperlink r:id="rId10">
        <w:r w:rsidDel="00000000" w:rsidR="00000000" w:rsidRPr="00000000">
          <w:rPr>
            <w:color w:val="1155cc"/>
            <w:sz w:val="17"/>
            <w:szCs w:val="17"/>
            <w:u w:val="single"/>
            <w:rtl w:val="0"/>
          </w:rPr>
          <w:t xml:space="preserve">Dedication</w:t>
        </w:r>
      </w:hyperlink>
      <w:r w:rsidDel="00000000" w:rsidR="00000000" w:rsidRPr="00000000">
        <w:rPr>
          <w:sz w:val="17"/>
          <w:szCs w:val="17"/>
          <w:rtl w:val="0"/>
        </w:rPr>
        <w:t xml:space="preserve">, 1 page </w:t>
      </w:r>
    </w:p>
    <w:p w:rsidR="00000000" w:rsidDel="00000000" w:rsidP="00000000" w:rsidRDefault="00000000" w:rsidRPr="00000000" w14:paraId="00000006">
      <w:pPr>
        <w:rPr>
          <w:i w:val="1"/>
          <w:sz w:val="17"/>
          <w:szCs w:val="17"/>
        </w:rPr>
      </w:pPr>
      <w:hyperlink r:id="rId11">
        <w:r w:rsidDel="00000000" w:rsidR="00000000" w:rsidRPr="00000000">
          <w:rPr>
            <w:color w:val="1155cc"/>
            <w:sz w:val="17"/>
            <w:szCs w:val="17"/>
            <w:u w:val="single"/>
            <w:rtl w:val="0"/>
          </w:rPr>
          <w:t xml:space="preserve">Acknowledgment</w:t>
        </w:r>
      </w:hyperlink>
      <w:r w:rsidDel="00000000" w:rsidR="00000000" w:rsidRPr="00000000">
        <w:rPr>
          <w:sz w:val="17"/>
          <w:szCs w:val="17"/>
          <w:rtl w:val="0"/>
        </w:rPr>
        <w:t xml:space="preserve">,</w:t>
      </w:r>
      <w:r w:rsidDel="00000000" w:rsidR="00000000" w:rsidRPr="00000000">
        <w:rPr>
          <w:i w:val="1"/>
          <w:sz w:val="17"/>
          <w:szCs w:val="17"/>
          <w:rtl w:val="0"/>
        </w:rPr>
        <w:t xml:space="preserve"> 2 pages</w:t>
      </w:r>
      <w:r w:rsidDel="00000000" w:rsidR="00000000" w:rsidRPr="00000000">
        <w:rPr>
          <w:i w:val="1"/>
          <w:sz w:val="17"/>
          <w:szCs w:val="17"/>
          <w:rtl w:val="0"/>
        </w:rPr>
        <w:t xml:space="preserve">  </w:t>
      </w:r>
      <w:r w:rsidDel="00000000" w:rsidR="00000000" w:rsidRPr="00000000">
        <w:rPr>
          <w:sz w:val="17"/>
          <w:szCs w:val="17"/>
          <w:rtl w:val="0"/>
        </w:rPr>
        <w:t xml:space="preserve">[</w:t>
      </w:r>
      <w:r w:rsidDel="00000000" w:rsidR="00000000" w:rsidRPr="00000000">
        <w:rPr>
          <w:b w:val="1"/>
          <w:color w:val="ff00ff"/>
          <w:sz w:val="17"/>
          <w:szCs w:val="17"/>
          <w:rtl w:val="0"/>
        </w:rPr>
        <w:t xml:space="preserve">fina</w:t>
      </w:r>
      <w:r w:rsidDel="00000000" w:rsidR="00000000" w:rsidRPr="00000000">
        <w:rPr>
          <w:color w:val="ff00ff"/>
          <w:sz w:val="17"/>
          <w:szCs w:val="17"/>
          <w:rtl w:val="0"/>
        </w:rPr>
        <w:t xml:space="preserve">l, last read done</w:t>
      </w:r>
      <w:r w:rsidDel="00000000" w:rsidR="00000000" w:rsidRPr="00000000">
        <w:rPr>
          <w:sz w:val="17"/>
          <w:szCs w:val="17"/>
          <w:rtl w:val="0"/>
        </w:rPr>
        <w:t xml:space="preserve">]</w:t>
      </w:r>
      <w:r w:rsidDel="00000000" w:rsidR="00000000" w:rsidRPr="00000000">
        <w:rPr>
          <w:rtl w:val="0"/>
        </w:rPr>
      </w:r>
    </w:p>
    <w:p w:rsidR="00000000" w:rsidDel="00000000" w:rsidP="00000000" w:rsidRDefault="00000000" w:rsidRPr="00000000" w14:paraId="00000007">
      <w:pPr>
        <w:rPr>
          <w:sz w:val="17"/>
          <w:szCs w:val="17"/>
        </w:rPr>
      </w:pPr>
      <w:hyperlink r:id="rId12">
        <w:r w:rsidDel="00000000" w:rsidR="00000000" w:rsidRPr="00000000">
          <w:rPr>
            <w:color w:val="1155cc"/>
            <w:sz w:val="17"/>
            <w:szCs w:val="17"/>
            <w:u w:val="single"/>
            <w:rtl w:val="0"/>
          </w:rPr>
          <w:t xml:space="preserve">Foreword</w:t>
        </w:r>
      </w:hyperlink>
      <w:r w:rsidDel="00000000" w:rsidR="00000000" w:rsidRPr="00000000">
        <w:rPr>
          <w:sz w:val="17"/>
          <w:szCs w:val="17"/>
          <w:rtl w:val="0"/>
        </w:rPr>
        <w:t xml:space="preserve">, 1 page</w:t>
      </w:r>
      <w:r w:rsidDel="00000000" w:rsidR="00000000" w:rsidRPr="00000000">
        <w:rPr>
          <w:rtl w:val="0"/>
        </w:rPr>
      </w:r>
    </w:p>
    <w:p w:rsidR="00000000" w:rsidDel="00000000" w:rsidP="00000000" w:rsidRDefault="00000000" w:rsidRPr="00000000" w14:paraId="00000008">
      <w:pPr>
        <w:rPr>
          <w:sz w:val="17"/>
          <w:szCs w:val="17"/>
        </w:rPr>
      </w:pPr>
      <w:hyperlink r:id="rId13">
        <w:r w:rsidDel="00000000" w:rsidR="00000000" w:rsidRPr="00000000">
          <w:rPr>
            <w:color w:val="1155cc"/>
            <w:sz w:val="17"/>
            <w:szCs w:val="17"/>
            <w:u w:val="single"/>
            <w:rtl w:val="0"/>
          </w:rPr>
          <w:t xml:space="preserve">Introduction</w:t>
        </w:r>
      </w:hyperlink>
      <w:r w:rsidDel="00000000" w:rsidR="00000000" w:rsidRPr="00000000">
        <w:rPr>
          <w:sz w:val="17"/>
          <w:szCs w:val="17"/>
          <w:rtl w:val="0"/>
        </w:rPr>
        <w:t xml:space="preserve">, 4 pages [</w:t>
      </w:r>
      <w:r w:rsidDel="00000000" w:rsidR="00000000" w:rsidRPr="00000000">
        <w:rPr>
          <w:b w:val="1"/>
          <w:color w:val="ff00ff"/>
          <w:sz w:val="17"/>
          <w:szCs w:val="17"/>
          <w:rtl w:val="0"/>
        </w:rPr>
        <w:t xml:space="preserve">fina</w:t>
      </w:r>
      <w:r w:rsidDel="00000000" w:rsidR="00000000" w:rsidRPr="00000000">
        <w:rPr>
          <w:color w:val="ff00ff"/>
          <w:sz w:val="17"/>
          <w:szCs w:val="17"/>
          <w:rtl w:val="0"/>
        </w:rPr>
        <w:t xml:space="preserve">l, last read done</w:t>
      </w:r>
      <w:r w:rsidDel="00000000" w:rsidR="00000000" w:rsidRPr="00000000">
        <w:rPr>
          <w:sz w:val="17"/>
          <w:szCs w:val="17"/>
          <w:rtl w:val="0"/>
        </w:rPr>
        <w:t xml:space="preserve">]</w:t>
      </w:r>
    </w:p>
    <w:p w:rsidR="00000000" w:rsidDel="00000000" w:rsidP="00000000" w:rsidRDefault="00000000" w:rsidRPr="00000000" w14:paraId="00000009">
      <w:pPr>
        <w:rPr>
          <w:sz w:val="17"/>
          <w:szCs w:val="17"/>
        </w:rPr>
      </w:pPr>
      <w:hyperlink r:id="rId14">
        <w:r w:rsidDel="00000000" w:rsidR="00000000" w:rsidRPr="00000000">
          <w:rPr>
            <w:color w:val="1155cc"/>
            <w:sz w:val="17"/>
            <w:szCs w:val="17"/>
            <w:u w:val="single"/>
            <w:rtl w:val="0"/>
          </w:rPr>
          <w:t xml:space="preserve">What makes an AI system an "agent"?</w:t>
        </w:r>
      </w:hyperlink>
      <w:r w:rsidDel="00000000" w:rsidR="00000000" w:rsidRPr="00000000">
        <w:rPr>
          <w:sz w:val="17"/>
          <w:szCs w:val="17"/>
          <w:rtl w:val="0"/>
        </w:rPr>
        <w:t xml:space="preserve">, 9 pages [</w:t>
      </w:r>
      <w:r w:rsidDel="00000000" w:rsidR="00000000" w:rsidRPr="00000000">
        <w:rPr>
          <w:b w:val="1"/>
          <w:color w:val="ff00ff"/>
          <w:sz w:val="17"/>
          <w:szCs w:val="17"/>
          <w:rtl w:val="0"/>
        </w:rPr>
        <w:t xml:space="preserve">fina</w:t>
      </w:r>
      <w:r w:rsidDel="00000000" w:rsidR="00000000" w:rsidRPr="00000000">
        <w:rPr>
          <w:color w:val="ff00ff"/>
          <w:sz w:val="17"/>
          <w:szCs w:val="17"/>
          <w:rtl w:val="0"/>
        </w:rPr>
        <w:t xml:space="preserve">l, last read done</w:t>
      </w:r>
      <w:r w:rsidDel="00000000" w:rsidR="00000000" w:rsidRPr="00000000">
        <w:rPr>
          <w:sz w:val="17"/>
          <w:szCs w:val="17"/>
          <w:rtl w:val="0"/>
        </w:rPr>
        <w:t xml:space="preserve">]</w:t>
      </w:r>
      <w:r w:rsidDel="00000000" w:rsidR="00000000" w:rsidRPr="00000000">
        <w:rPr>
          <w:rtl w:val="0"/>
        </w:rPr>
      </w:r>
    </w:p>
    <w:p w:rsidR="00000000" w:rsidDel="00000000" w:rsidP="00000000" w:rsidRDefault="00000000" w:rsidRPr="00000000" w14:paraId="0000000A">
      <w:pPr>
        <w:ind w:left="720" w:firstLine="0"/>
        <w:rPr>
          <w:sz w:val="17"/>
          <w:szCs w:val="17"/>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7"/>
          <w:szCs w:val="17"/>
        </w:rPr>
      </w:pPr>
      <w:r w:rsidDel="00000000" w:rsidR="00000000" w:rsidRPr="00000000">
        <w:rPr>
          <w:sz w:val="17"/>
          <w:szCs w:val="17"/>
          <w:rtl w:val="0"/>
        </w:rPr>
        <w:t xml:space="preserve">Part One,</w:t>
      </w:r>
      <w:r w:rsidDel="00000000" w:rsidR="00000000" w:rsidRPr="00000000">
        <w:rPr>
          <w:sz w:val="17"/>
          <w:szCs w:val="17"/>
          <w:rtl w:val="0"/>
        </w:rPr>
        <w:t xml:space="preserve"> (Total: 103 pages)</w:t>
      </w:r>
      <w:r w:rsidDel="00000000" w:rsidR="00000000" w:rsidRPr="00000000">
        <w:rPr>
          <w:rtl w:val="0"/>
        </w:rPr>
      </w:r>
    </w:p>
    <w:p w:rsidR="00000000" w:rsidDel="00000000" w:rsidP="00000000" w:rsidRDefault="00000000" w:rsidRPr="00000000" w14:paraId="0000000C">
      <w:pPr>
        <w:numPr>
          <w:ilvl w:val="0"/>
          <w:numId w:val="2"/>
        </w:numPr>
        <w:ind w:left="720" w:hanging="360"/>
        <w:rPr>
          <w:sz w:val="17"/>
          <w:szCs w:val="17"/>
        </w:rPr>
      </w:pPr>
      <w:hyperlink r:id="rId15">
        <w:r w:rsidDel="00000000" w:rsidR="00000000" w:rsidRPr="00000000">
          <w:rPr>
            <w:color w:val="1155cc"/>
            <w:sz w:val="17"/>
            <w:szCs w:val="17"/>
            <w:u w:val="single"/>
            <w:rtl w:val="0"/>
          </w:rPr>
          <w:t xml:space="preserve">Chapter 1: Prompt Chaining</w:t>
        </w:r>
      </w:hyperlink>
      <w:r w:rsidDel="00000000" w:rsidR="00000000" w:rsidRPr="00000000">
        <w:rPr>
          <w:sz w:val="17"/>
          <w:szCs w:val="17"/>
          <w:rtl w:val="0"/>
        </w:rPr>
        <w:t xml:space="preserve"> (</w:t>
      </w:r>
      <w:hyperlink r:id="rId16">
        <w:r w:rsidDel="00000000" w:rsidR="00000000" w:rsidRPr="00000000">
          <w:rPr>
            <w:color w:val="1155cc"/>
            <w:sz w:val="17"/>
            <w:szCs w:val="17"/>
            <w:u w:val="single"/>
            <w:rtl w:val="0"/>
          </w:rPr>
          <w:t xml:space="preserve">code</w:t>
        </w:r>
      </w:hyperlink>
      <w:r w:rsidDel="00000000" w:rsidR="00000000" w:rsidRPr="00000000">
        <w:rPr>
          <w:sz w:val="17"/>
          <w:szCs w:val="17"/>
          <w:rtl w:val="0"/>
        </w:rPr>
        <w:t xml:space="preserve">), 12 pages </w:t>
      </w:r>
      <w:r w:rsidDel="00000000" w:rsidR="00000000" w:rsidRPr="00000000">
        <w:rPr>
          <w:color w:val="0000ff"/>
          <w:sz w:val="17"/>
          <w:szCs w:val="17"/>
          <w:rtl w:val="0"/>
        </w:rPr>
        <w:t xml:space="preserve">[</w:t>
      </w:r>
      <w:r w:rsidDel="00000000" w:rsidR="00000000" w:rsidRPr="00000000">
        <w:rPr>
          <w:b w:val="1"/>
          <w:color w:val="ff00ff"/>
          <w:sz w:val="17"/>
          <w:szCs w:val="17"/>
          <w:rtl w:val="0"/>
        </w:rPr>
        <w:t xml:space="preserve">fina</w:t>
      </w:r>
      <w:r w:rsidDel="00000000" w:rsidR="00000000" w:rsidRPr="00000000">
        <w:rPr>
          <w:color w:val="ff00ff"/>
          <w:sz w:val="17"/>
          <w:szCs w:val="17"/>
          <w:rtl w:val="0"/>
        </w:rPr>
        <w:t xml:space="preserve">l, last read done</w:t>
      </w:r>
      <w:r w:rsidDel="00000000" w:rsidR="00000000" w:rsidRPr="00000000">
        <w:rPr>
          <w:color w:val="0000ff"/>
          <w:sz w:val="17"/>
          <w:szCs w:val="17"/>
          <w:rtl w:val="0"/>
        </w:rPr>
        <w:t xml:space="preserve">]</w:t>
      </w:r>
    </w:p>
    <w:p w:rsidR="00000000" w:rsidDel="00000000" w:rsidP="00000000" w:rsidRDefault="00000000" w:rsidRPr="00000000" w14:paraId="0000000D">
      <w:pPr>
        <w:numPr>
          <w:ilvl w:val="0"/>
          <w:numId w:val="2"/>
        </w:numPr>
        <w:ind w:left="720" w:hanging="360"/>
        <w:rPr>
          <w:sz w:val="17"/>
          <w:szCs w:val="17"/>
        </w:rPr>
      </w:pPr>
      <w:hyperlink r:id="rId17">
        <w:r w:rsidDel="00000000" w:rsidR="00000000" w:rsidRPr="00000000">
          <w:rPr>
            <w:color w:val="1155cc"/>
            <w:sz w:val="17"/>
            <w:szCs w:val="17"/>
            <w:u w:val="single"/>
            <w:rtl w:val="0"/>
          </w:rPr>
          <w:t xml:space="preserve">Chapter 2: Routing</w:t>
        </w:r>
      </w:hyperlink>
      <w:r w:rsidDel="00000000" w:rsidR="00000000" w:rsidRPr="00000000">
        <w:rPr>
          <w:sz w:val="17"/>
          <w:szCs w:val="17"/>
          <w:rtl w:val="0"/>
        </w:rPr>
        <w:t xml:space="preserve"> (</w:t>
      </w:r>
      <w:hyperlink r:id="rId18">
        <w:r w:rsidDel="00000000" w:rsidR="00000000" w:rsidRPr="00000000">
          <w:rPr>
            <w:color w:val="1155cc"/>
            <w:sz w:val="17"/>
            <w:szCs w:val="17"/>
            <w:u w:val="single"/>
            <w:rtl w:val="0"/>
          </w:rPr>
          <w:t xml:space="preserve">code</w:t>
        </w:r>
      </w:hyperlink>
      <w:r w:rsidDel="00000000" w:rsidR="00000000" w:rsidRPr="00000000">
        <w:rPr>
          <w:sz w:val="17"/>
          <w:szCs w:val="17"/>
          <w:rtl w:val="0"/>
        </w:rPr>
        <w:t xml:space="preserve">), 13 pages [</w:t>
      </w:r>
      <w:r w:rsidDel="00000000" w:rsidR="00000000" w:rsidRPr="00000000">
        <w:rPr>
          <w:b w:val="1"/>
          <w:color w:val="ff00ff"/>
          <w:sz w:val="17"/>
          <w:szCs w:val="17"/>
          <w:rtl w:val="0"/>
        </w:rPr>
        <w:t xml:space="preserve">fina, </w:t>
      </w:r>
      <w:r w:rsidDel="00000000" w:rsidR="00000000" w:rsidRPr="00000000">
        <w:rPr>
          <w:color w:val="ff00ff"/>
          <w:sz w:val="17"/>
          <w:szCs w:val="17"/>
          <w:rtl w:val="0"/>
        </w:rPr>
        <w:t xml:space="preserve">last read done</w:t>
      </w:r>
      <w:r w:rsidDel="00000000" w:rsidR="00000000" w:rsidRPr="00000000">
        <w:rPr>
          <w:color w:val="ff00ff"/>
          <w:sz w:val="17"/>
          <w:szCs w:val="17"/>
          <w:rtl w:val="0"/>
        </w:rPr>
        <w:t xml:space="preserve">l</w:t>
      </w:r>
      <w:r w:rsidDel="00000000" w:rsidR="00000000" w:rsidRPr="00000000">
        <w:rPr>
          <w:sz w:val="17"/>
          <w:szCs w:val="17"/>
          <w:rtl w:val="0"/>
        </w:rPr>
        <w:t xml:space="preserve">]</w:t>
      </w:r>
      <w:r w:rsidDel="00000000" w:rsidR="00000000" w:rsidRPr="00000000">
        <w:rPr>
          <w:rtl w:val="0"/>
        </w:rPr>
      </w:r>
    </w:p>
    <w:p w:rsidR="00000000" w:rsidDel="00000000" w:rsidP="00000000" w:rsidRDefault="00000000" w:rsidRPr="00000000" w14:paraId="0000000E">
      <w:pPr>
        <w:numPr>
          <w:ilvl w:val="0"/>
          <w:numId w:val="2"/>
        </w:numPr>
        <w:ind w:left="720" w:hanging="360"/>
        <w:rPr>
          <w:sz w:val="17"/>
          <w:szCs w:val="17"/>
        </w:rPr>
      </w:pPr>
      <w:hyperlink r:id="rId19">
        <w:r w:rsidDel="00000000" w:rsidR="00000000" w:rsidRPr="00000000">
          <w:rPr>
            <w:color w:val="1155cc"/>
            <w:sz w:val="17"/>
            <w:szCs w:val="17"/>
            <w:u w:val="single"/>
            <w:rtl w:val="0"/>
          </w:rPr>
          <w:t xml:space="preserve">Chapter 3: Parallelization</w:t>
        </w:r>
      </w:hyperlink>
      <w:r w:rsidDel="00000000" w:rsidR="00000000" w:rsidRPr="00000000">
        <w:rPr>
          <w:sz w:val="17"/>
          <w:szCs w:val="17"/>
          <w:rtl w:val="0"/>
        </w:rPr>
        <w:t xml:space="preserve"> (</w:t>
      </w:r>
      <w:hyperlink r:id="rId20">
        <w:r w:rsidDel="00000000" w:rsidR="00000000" w:rsidRPr="00000000">
          <w:rPr>
            <w:color w:val="1155cc"/>
            <w:sz w:val="17"/>
            <w:szCs w:val="17"/>
            <w:u w:val="single"/>
            <w:rtl w:val="0"/>
          </w:rPr>
          <w:t xml:space="preserve">cod</w:t>
        </w:r>
      </w:hyperlink>
      <w:r w:rsidDel="00000000" w:rsidR="00000000" w:rsidRPr="00000000">
        <w:rPr>
          <w:sz w:val="17"/>
          <w:szCs w:val="17"/>
          <w:rtl w:val="0"/>
        </w:rPr>
        <w:t xml:space="preserve">3), 15 pages [</w:t>
      </w:r>
      <w:r w:rsidDel="00000000" w:rsidR="00000000" w:rsidRPr="00000000">
        <w:rPr>
          <w:b w:val="1"/>
          <w:color w:val="ff00ff"/>
          <w:sz w:val="17"/>
          <w:szCs w:val="17"/>
          <w:rtl w:val="0"/>
        </w:rPr>
        <w:t xml:space="preserve">fina</w:t>
      </w:r>
      <w:r w:rsidDel="00000000" w:rsidR="00000000" w:rsidRPr="00000000">
        <w:rPr>
          <w:color w:val="ff00ff"/>
          <w:sz w:val="17"/>
          <w:szCs w:val="17"/>
          <w:rtl w:val="0"/>
        </w:rPr>
        <w:t xml:space="preserve">l, last read donel</w:t>
      </w:r>
      <w:r w:rsidDel="00000000" w:rsidR="00000000" w:rsidRPr="00000000">
        <w:rPr>
          <w:sz w:val="17"/>
          <w:szCs w:val="17"/>
          <w:rtl w:val="0"/>
        </w:rPr>
        <w:t xml:space="preserve">]</w:t>
      </w:r>
    </w:p>
    <w:p w:rsidR="00000000" w:rsidDel="00000000" w:rsidP="00000000" w:rsidRDefault="00000000" w:rsidRPr="00000000" w14:paraId="0000000F">
      <w:pPr>
        <w:numPr>
          <w:ilvl w:val="0"/>
          <w:numId w:val="2"/>
        </w:numPr>
        <w:ind w:left="720" w:hanging="360"/>
        <w:rPr>
          <w:sz w:val="17"/>
          <w:szCs w:val="17"/>
        </w:rPr>
      </w:pPr>
      <w:hyperlink r:id="rId21">
        <w:r w:rsidDel="00000000" w:rsidR="00000000" w:rsidRPr="00000000">
          <w:rPr>
            <w:color w:val="1155cc"/>
            <w:sz w:val="17"/>
            <w:szCs w:val="17"/>
            <w:u w:val="single"/>
            <w:rtl w:val="0"/>
          </w:rPr>
          <w:t xml:space="preserve">Chapter 4: Reflection </w:t>
        </w:r>
      </w:hyperlink>
      <w:r w:rsidDel="00000000" w:rsidR="00000000" w:rsidRPr="00000000">
        <w:rPr>
          <w:sz w:val="17"/>
          <w:szCs w:val="17"/>
          <w:rtl w:val="0"/>
        </w:rPr>
        <w:t xml:space="preserve">(</w:t>
      </w:r>
      <w:hyperlink r:id="rId22">
        <w:r w:rsidDel="00000000" w:rsidR="00000000" w:rsidRPr="00000000">
          <w:rPr>
            <w:color w:val="1155cc"/>
            <w:sz w:val="17"/>
            <w:szCs w:val="17"/>
            <w:u w:val="single"/>
            <w:rtl w:val="0"/>
          </w:rPr>
          <w:t xml:space="preserve">code</w:t>
        </w:r>
      </w:hyperlink>
      <w:r w:rsidDel="00000000" w:rsidR="00000000" w:rsidRPr="00000000">
        <w:rPr>
          <w:sz w:val="17"/>
          <w:szCs w:val="17"/>
          <w:rtl w:val="0"/>
        </w:rPr>
        <w:t xml:space="preserve">), 13 pages</w:t>
      </w:r>
      <w:r w:rsidDel="00000000" w:rsidR="00000000" w:rsidRPr="00000000">
        <w:rPr>
          <w:b w:val="1"/>
          <w:sz w:val="17"/>
          <w:szCs w:val="17"/>
          <w:rtl w:val="0"/>
        </w:rPr>
        <w:t xml:space="preserve"> [</w:t>
      </w:r>
      <w:r w:rsidDel="00000000" w:rsidR="00000000" w:rsidRPr="00000000">
        <w:rPr>
          <w:b w:val="1"/>
          <w:color w:val="ff00ff"/>
          <w:sz w:val="17"/>
          <w:szCs w:val="17"/>
          <w:rtl w:val="0"/>
        </w:rPr>
        <w:t xml:space="preserve">final, </w:t>
      </w:r>
      <w:r w:rsidDel="00000000" w:rsidR="00000000" w:rsidRPr="00000000">
        <w:rPr>
          <w:color w:val="ff00ff"/>
          <w:sz w:val="17"/>
          <w:szCs w:val="17"/>
          <w:rtl w:val="0"/>
        </w:rPr>
        <w:t xml:space="preserve">last read donel</w:t>
      </w:r>
      <w:r w:rsidDel="00000000" w:rsidR="00000000" w:rsidRPr="00000000">
        <w:rPr>
          <w:b w:val="1"/>
          <w:sz w:val="17"/>
          <w:szCs w:val="17"/>
          <w:rtl w:val="0"/>
        </w:rPr>
        <w:t xml:space="preserve">]</w:t>
      </w:r>
      <w:r w:rsidDel="00000000" w:rsidR="00000000" w:rsidRPr="00000000">
        <w:rPr>
          <w:rtl w:val="0"/>
        </w:rPr>
      </w:r>
    </w:p>
    <w:p w:rsidR="00000000" w:rsidDel="00000000" w:rsidP="00000000" w:rsidRDefault="00000000" w:rsidRPr="00000000" w14:paraId="00000010">
      <w:pPr>
        <w:numPr>
          <w:ilvl w:val="0"/>
          <w:numId w:val="2"/>
        </w:numPr>
        <w:ind w:left="720" w:hanging="360"/>
        <w:rPr>
          <w:sz w:val="17"/>
          <w:szCs w:val="17"/>
        </w:rPr>
      </w:pPr>
      <w:hyperlink r:id="rId23">
        <w:r w:rsidDel="00000000" w:rsidR="00000000" w:rsidRPr="00000000">
          <w:rPr>
            <w:color w:val="1155cc"/>
            <w:sz w:val="17"/>
            <w:szCs w:val="17"/>
            <w:u w:val="single"/>
            <w:rtl w:val="0"/>
          </w:rPr>
          <w:t xml:space="preserve">Chapter 5: Tool Use</w:t>
        </w:r>
      </w:hyperlink>
      <w:r w:rsidDel="00000000" w:rsidR="00000000" w:rsidRPr="00000000">
        <w:rPr>
          <w:sz w:val="17"/>
          <w:szCs w:val="17"/>
          <w:rtl w:val="0"/>
        </w:rPr>
        <w:t xml:space="preserve"> </w:t>
      </w:r>
      <w:hyperlink r:id="rId24">
        <w:r w:rsidDel="00000000" w:rsidR="00000000" w:rsidRPr="00000000">
          <w:rPr>
            <w:color w:val="1155cc"/>
            <w:sz w:val="17"/>
            <w:szCs w:val="17"/>
            <w:u w:val="single"/>
            <w:rtl w:val="0"/>
          </w:rPr>
          <w:t xml:space="preserve">(code</w:t>
        </w:r>
      </w:hyperlink>
      <w:r w:rsidDel="00000000" w:rsidR="00000000" w:rsidRPr="00000000">
        <w:rPr>
          <w:sz w:val="17"/>
          <w:szCs w:val="17"/>
          <w:rtl w:val="0"/>
        </w:rPr>
        <w:t xml:space="preserve">), 20 pages [</w:t>
      </w:r>
      <w:r w:rsidDel="00000000" w:rsidR="00000000" w:rsidRPr="00000000">
        <w:rPr>
          <w:b w:val="1"/>
          <w:color w:val="ff00ff"/>
          <w:sz w:val="17"/>
          <w:szCs w:val="17"/>
          <w:rtl w:val="0"/>
        </w:rPr>
        <w:t xml:space="preserve">fina</w:t>
      </w:r>
      <w:r w:rsidDel="00000000" w:rsidR="00000000" w:rsidRPr="00000000">
        <w:rPr>
          <w:color w:val="ff00ff"/>
          <w:sz w:val="17"/>
          <w:szCs w:val="17"/>
          <w:rtl w:val="0"/>
        </w:rPr>
        <w:t xml:space="preserve">l, last read done</w:t>
      </w:r>
      <w:r w:rsidDel="00000000" w:rsidR="00000000" w:rsidRPr="00000000">
        <w:rPr>
          <w:sz w:val="17"/>
          <w:szCs w:val="17"/>
          <w:rtl w:val="0"/>
        </w:rPr>
        <w:t xml:space="preserve">]</w:t>
      </w:r>
      <w:del w:author="Duy Đạt Nguyễn" w:id="0" w:date="2025-07-22T00:44:26Z">
        <w:r w:rsidDel="00000000" w:rsidR="00000000" w:rsidRPr="00000000">
          <w:rPr>
            <w:sz w:val="17"/>
            <w:szCs w:val="17"/>
            <w:rtl w:val="0"/>
          </w:rPr>
          <w:delText xml:space="preserve"> </w:delText>
        </w:r>
      </w:del>
      <w:r w:rsidDel="00000000" w:rsidR="00000000" w:rsidRPr="00000000">
        <w:rPr>
          <w:rtl w:val="0"/>
        </w:rPr>
      </w:r>
    </w:p>
    <w:p w:rsidR="00000000" w:rsidDel="00000000" w:rsidP="00000000" w:rsidRDefault="00000000" w:rsidRPr="00000000" w14:paraId="00000011">
      <w:pPr>
        <w:numPr>
          <w:ilvl w:val="0"/>
          <w:numId w:val="2"/>
        </w:numPr>
        <w:ind w:left="720" w:hanging="360"/>
        <w:rPr>
          <w:sz w:val="17"/>
          <w:szCs w:val="17"/>
        </w:rPr>
      </w:pPr>
      <w:hyperlink r:id="rId25">
        <w:r w:rsidDel="00000000" w:rsidR="00000000" w:rsidRPr="00000000">
          <w:rPr>
            <w:color w:val="1155cc"/>
            <w:sz w:val="17"/>
            <w:szCs w:val="17"/>
            <w:u w:val="single"/>
            <w:rtl w:val="0"/>
          </w:rPr>
          <w:t xml:space="preserve">Chapter 6: Planning</w:t>
        </w:r>
      </w:hyperlink>
      <w:r w:rsidDel="00000000" w:rsidR="00000000" w:rsidRPr="00000000">
        <w:rPr>
          <w:sz w:val="17"/>
          <w:szCs w:val="17"/>
          <w:rtl w:val="0"/>
        </w:rPr>
        <w:t xml:space="preserve"> (</w:t>
      </w:r>
      <w:hyperlink r:id="rId26">
        <w:r w:rsidDel="00000000" w:rsidR="00000000" w:rsidRPr="00000000">
          <w:rPr>
            <w:color w:val="1155cc"/>
            <w:sz w:val="17"/>
            <w:szCs w:val="17"/>
            <w:u w:val="single"/>
            <w:rtl w:val="0"/>
          </w:rPr>
          <w:t xml:space="preserve">code</w:t>
        </w:r>
      </w:hyperlink>
      <w:r w:rsidDel="00000000" w:rsidR="00000000" w:rsidRPr="00000000">
        <w:rPr>
          <w:sz w:val="17"/>
          <w:szCs w:val="17"/>
          <w:rtl w:val="0"/>
        </w:rPr>
        <w:t xml:space="preserve">), 13 pages </w:t>
      </w:r>
      <w:r w:rsidDel="00000000" w:rsidR="00000000" w:rsidRPr="00000000">
        <w:rPr>
          <w:color w:val="0000ff"/>
          <w:sz w:val="17"/>
          <w:szCs w:val="17"/>
          <w:rtl w:val="0"/>
        </w:rPr>
        <w:t xml:space="preserve">[</w:t>
      </w:r>
      <w:r w:rsidDel="00000000" w:rsidR="00000000" w:rsidRPr="00000000">
        <w:rPr>
          <w:b w:val="1"/>
          <w:color w:val="ff00ff"/>
          <w:sz w:val="17"/>
          <w:szCs w:val="17"/>
          <w:rtl w:val="0"/>
        </w:rPr>
        <w:t xml:space="preserve">fina</w:t>
      </w:r>
      <w:r w:rsidDel="00000000" w:rsidR="00000000" w:rsidRPr="00000000">
        <w:rPr>
          <w:color w:val="ff00ff"/>
          <w:sz w:val="17"/>
          <w:szCs w:val="17"/>
          <w:rtl w:val="0"/>
        </w:rPr>
        <w:t xml:space="preserve">l, last read done</w:t>
      </w:r>
      <w:r w:rsidDel="00000000" w:rsidR="00000000" w:rsidRPr="00000000">
        <w:rPr>
          <w:color w:val="0000ff"/>
          <w:sz w:val="17"/>
          <w:szCs w:val="17"/>
          <w:rtl w:val="0"/>
        </w:rPr>
        <w:t xml:space="preserve">]</w:t>
      </w:r>
      <w:r w:rsidDel="00000000" w:rsidR="00000000" w:rsidRPr="00000000">
        <w:rPr>
          <w:rtl w:val="0"/>
        </w:rPr>
      </w:r>
    </w:p>
    <w:p w:rsidR="00000000" w:rsidDel="00000000" w:rsidP="00000000" w:rsidRDefault="00000000" w:rsidRPr="00000000" w14:paraId="00000012">
      <w:pPr>
        <w:numPr>
          <w:ilvl w:val="0"/>
          <w:numId w:val="2"/>
        </w:numPr>
        <w:ind w:left="720" w:hanging="360"/>
        <w:rPr>
          <w:sz w:val="17"/>
          <w:szCs w:val="17"/>
        </w:rPr>
      </w:pPr>
      <w:hyperlink r:id="rId27">
        <w:r w:rsidDel="00000000" w:rsidR="00000000" w:rsidRPr="00000000">
          <w:rPr>
            <w:color w:val="1155cc"/>
            <w:sz w:val="17"/>
            <w:szCs w:val="17"/>
            <w:u w:val="single"/>
            <w:rtl w:val="0"/>
          </w:rPr>
          <w:t xml:space="preserve">Chapter 7: Multi-  Agent</w:t>
        </w:r>
      </w:hyperlink>
      <w:r w:rsidDel="00000000" w:rsidR="00000000" w:rsidRPr="00000000">
        <w:rPr>
          <w:sz w:val="17"/>
          <w:szCs w:val="17"/>
          <w:rtl w:val="0"/>
        </w:rPr>
        <w:t xml:space="preserve"> (</w:t>
      </w:r>
      <w:hyperlink r:id="rId28">
        <w:r w:rsidDel="00000000" w:rsidR="00000000" w:rsidRPr="00000000">
          <w:rPr>
            <w:color w:val="1155cc"/>
            <w:sz w:val="17"/>
            <w:szCs w:val="17"/>
            <w:u w:val="single"/>
            <w:rtl w:val="0"/>
          </w:rPr>
          <w:t xml:space="preserve">code</w:t>
        </w:r>
      </w:hyperlink>
      <w:r w:rsidDel="00000000" w:rsidR="00000000" w:rsidRPr="00000000">
        <w:rPr>
          <w:sz w:val="17"/>
          <w:szCs w:val="17"/>
          <w:rtl w:val="0"/>
        </w:rPr>
        <w:t xml:space="preserve">)</w:t>
      </w:r>
      <w:r w:rsidDel="00000000" w:rsidR="00000000" w:rsidRPr="00000000">
        <w:rPr>
          <w:sz w:val="17"/>
          <w:szCs w:val="17"/>
          <w:rtl w:val="0"/>
        </w:rPr>
        <w:t xml:space="preserve">, 17 pages [</w:t>
      </w:r>
      <w:r w:rsidDel="00000000" w:rsidR="00000000" w:rsidRPr="00000000">
        <w:rPr>
          <w:b w:val="1"/>
          <w:color w:val="ff00ff"/>
          <w:sz w:val="17"/>
          <w:szCs w:val="17"/>
          <w:rtl w:val="0"/>
        </w:rPr>
        <w:t xml:space="preserve">fina</w:t>
      </w:r>
      <w:r w:rsidDel="00000000" w:rsidR="00000000" w:rsidRPr="00000000">
        <w:rPr>
          <w:color w:val="ff00ff"/>
          <w:sz w:val="17"/>
          <w:szCs w:val="17"/>
          <w:rtl w:val="0"/>
        </w:rPr>
        <w:t xml:space="preserve">l,  last read done</w:t>
      </w:r>
      <w:r w:rsidDel="00000000" w:rsidR="00000000" w:rsidRPr="00000000">
        <w:rPr>
          <w:sz w:val="17"/>
          <w:szCs w:val="17"/>
          <w:rtl w:val="0"/>
        </w:rPr>
        <w:t xml:space="preserve">], </w:t>
      </w:r>
      <w:r w:rsidDel="00000000" w:rsidR="00000000" w:rsidRPr="00000000">
        <w:rPr>
          <w:b w:val="1"/>
          <w:sz w:val="17"/>
          <w:szCs w:val="17"/>
          <w:rtl w:val="0"/>
        </w:rPr>
        <w:t xml:space="preserve">121</w:t>
      </w:r>
    </w:p>
    <w:p w:rsidR="00000000" w:rsidDel="00000000" w:rsidP="00000000" w:rsidRDefault="00000000" w:rsidRPr="00000000" w14:paraId="00000013">
      <w:pPr>
        <w:ind w:left="720" w:firstLine="0"/>
        <w:rPr>
          <w:sz w:val="17"/>
          <w:szCs w:val="17"/>
        </w:rPr>
      </w:pPr>
      <w:r w:rsidDel="00000000" w:rsidR="00000000" w:rsidRPr="00000000">
        <w:rPr>
          <w:rtl w:val="0"/>
        </w:rPr>
      </w:r>
    </w:p>
    <w:p w:rsidR="00000000" w:rsidDel="00000000" w:rsidP="00000000" w:rsidRDefault="00000000" w:rsidRPr="00000000" w14:paraId="00000014">
      <w:pPr>
        <w:rPr>
          <w:sz w:val="17"/>
          <w:szCs w:val="17"/>
        </w:rPr>
      </w:pPr>
      <w:r w:rsidDel="00000000" w:rsidR="00000000" w:rsidRPr="00000000">
        <w:rPr>
          <w:sz w:val="17"/>
          <w:szCs w:val="17"/>
          <w:rtl w:val="0"/>
        </w:rPr>
        <w:t xml:space="preserve">Part Two </w:t>
      </w:r>
      <w:r w:rsidDel="00000000" w:rsidR="00000000" w:rsidRPr="00000000">
        <w:rPr>
          <w:sz w:val="17"/>
          <w:szCs w:val="17"/>
          <w:rtl w:val="0"/>
        </w:rPr>
        <w:t xml:space="preserve">(Total: 61 </w:t>
      </w:r>
      <w:r w:rsidDel="00000000" w:rsidR="00000000" w:rsidRPr="00000000">
        <w:rPr>
          <w:sz w:val="17"/>
          <w:szCs w:val="17"/>
          <w:rtl w:val="0"/>
        </w:rPr>
        <w:t xml:space="preserve">pages</w:t>
      </w:r>
      <w:r w:rsidDel="00000000" w:rsidR="00000000" w:rsidRPr="00000000">
        <w:rPr>
          <w:sz w:val="17"/>
          <w:szCs w:val="17"/>
          <w:rtl w:val="0"/>
        </w:rPr>
        <w:t xml:space="preserve">)</w:t>
      </w:r>
    </w:p>
    <w:p w:rsidR="00000000" w:rsidDel="00000000" w:rsidP="00000000" w:rsidRDefault="00000000" w:rsidRPr="00000000" w14:paraId="00000015">
      <w:pPr>
        <w:numPr>
          <w:ilvl w:val="0"/>
          <w:numId w:val="2"/>
        </w:numPr>
        <w:ind w:left="720" w:hanging="360"/>
        <w:rPr>
          <w:sz w:val="17"/>
          <w:szCs w:val="17"/>
        </w:rPr>
      </w:pPr>
      <w:hyperlink r:id="rId29">
        <w:r w:rsidDel="00000000" w:rsidR="00000000" w:rsidRPr="00000000">
          <w:rPr>
            <w:color w:val="1155cc"/>
            <w:sz w:val="17"/>
            <w:szCs w:val="17"/>
            <w:u w:val="single"/>
            <w:rtl w:val="0"/>
          </w:rPr>
          <w:t xml:space="preserve">Chapter 8: Memory Management</w:t>
        </w:r>
      </w:hyperlink>
      <w:r w:rsidDel="00000000" w:rsidR="00000000" w:rsidRPr="00000000">
        <w:rPr>
          <w:sz w:val="17"/>
          <w:szCs w:val="17"/>
          <w:rtl w:val="0"/>
        </w:rPr>
        <w:t xml:space="preserve"> (</w:t>
      </w:r>
      <w:hyperlink r:id="rId30">
        <w:r w:rsidDel="00000000" w:rsidR="00000000" w:rsidRPr="00000000">
          <w:rPr>
            <w:color w:val="1155cc"/>
            <w:sz w:val="17"/>
            <w:szCs w:val="17"/>
            <w:u w:val="single"/>
            <w:rtl w:val="0"/>
          </w:rPr>
          <w:t xml:space="preserve">code</w:t>
        </w:r>
      </w:hyperlink>
      <w:r w:rsidDel="00000000" w:rsidR="00000000" w:rsidRPr="00000000">
        <w:rPr>
          <w:sz w:val="17"/>
          <w:szCs w:val="17"/>
          <w:rtl w:val="0"/>
        </w:rPr>
        <w:t xml:space="preserve">), 21 pages [</w:t>
      </w:r>
      <w:r w:rsidDel="00000000" w:rsidR="00000000" w:rsidRPr="00000000">
        <w:rPr>
          <w:b w:val="1"/>
          <w:color w:val="ff00ff"/>
          <w:sz w:val="17"/>
          <w:szCs w:val="17"/>
          <w:rtl w:val="0"/>
        </w:rPr>
        <w:t xml:space="preserve">fina</w:t>
      </w:r>
      <w:r w:rsidDel="00000000" w:rsidR="00000000" w:rsidRPr="00000000">
        <w:rPr>
          <w:color w:val="ff00ff"/>
          <w:sz w:val="17"/>
          <w:szCs w:val="17"/>
          <w:rtl w:val="0"/>
        </w:rPr>
        <w:t xml:space="preserve">l, last read done</w:t>
      </w:r>
      <w:r w:rsidDel="00000000" w:rsidR="00000000" w:rsidRPr="00000000">
        <w:rPr>
          <w:sz w:val="17"/>
          <w:szCs w:val="17"/>
          <w:rtl w:val="0"/>
        </w:rPr>
        <w:t xml:space="preserve">]</w:t>
      </w:r>
      <w:r w:rsidDel="00000000" w:rsidR="00000000" w:rsidRPr="00000000">
        <w:rPr>
          <w:rtl w:val="0"/>
        </w:rPr>
      </w:r>
    </w:p>
    <w:p w:rsidR="00000000" w:rsidDel="00000000" w:rsidP="00000000" w:rsidRDefault="00000000" w:rsidRPr="00000000" w14:paraId="00000016">
      <w:pPr>
        <w:numPr>
          <w:ilvl w:val="0"/>
          <w:numId w:val="2"/>
        </w:numPr>
        <w:ind w:left="720" w:hanging="360"/>
        <w:rPr>
          <w:sz w:val="17"/>
          <w:szCs w:val="17"/>
        </w:rPr>
      </w:pPr>
      <w:hyperlink r:id="rId31">
        <w:r w:rsidDel="00000000" w:rsidR="00000000" w:rsidRPr="00000000">
          <w:rPr>
            <w:color w:val="1155cc"/>
            <w:sz w:val="17"/>
            <w:szCs w:val="17"/>
            <w:u w:val="single"/>
            <w:rtl w:val="0"/>
          </w:rPr>
          <w:t xml:space="preserve">Chapter 9: Learning and Adaptation</w:t>
        </w:r>
      </w:hyperlink>
      <w:r w:rsidDel="00000000" w:rsidR="00000000" w:rsidRPr="00000000">
        <w:rPr>
          <w:sz w:val="17"/>
          <w:szCs w:val="17"/>
          <w:rtl w:val="0"/>
        </w:rPr>
        <w:t xml:space="preserve"> (</w:t>
      </w:r>
      <w:hyperlink r:id="rId32">
        <w:r w:rsidDel="00000000" w:rsidR="00000000" w:rsidRPr="00000000">
          <w:rPr>
            <w:color w:val="1155cc"/>
            <w:sz w:val="17"/>
            <w:szCs w:val="17"/>
            <w:u w:val="single"/>
            <w:rtl w:val="0"/>
          </w:rPr>
          <w:t xml:space="preserve">code</w:t>
        </w:r>
      </w:hyperlink>
      <w:r w:rsidDel="00000000" w:rsidR="00000000" w:rsidRPr="00000000">
        <w:rPr>
          <w:sz w:val="17"/>
          <w:szCs w:val="17"/>
          <w:rtl w:val="0"/>
        </w:rPr>
        <w:t xml:space="preserve">), 12 pages </w:t>
      </w:r>
      <w:r w:rsidDel="00000000" w:rsidR="00000000" w:rsidRPr="00000000">
        <w:rPr>
          <w:sz w:val="17"/>
          <w:szCs w:val="17"/>
          <w:rtl w:val="0"/>
        </w:rPr>
        <w:t xml:space="preserve">[</w:t>
      </w:r>
      <w:r w:rsidDel="00000000" w:rsidR="00000000" w:rsidRPr="00000000">
        <w:rPr>
          <w:b w:val="1"/>
          <w:color w:val="ff00ff"/>
          <w:sz w:val="17"/>
          <w:szCs w:val="17"/>
          <w:rtl w:val="0"/>
        </w:rPr>
        <w:t xml:space="preserve">fina</w:t>
      </w:r>
      <w:r w:rsidDel="00000000" w:rsidR="00000000" w:rsidRPr="00000000">
        <w:rPr>
          <w:color w:val="ff00ff"/>
          <w:sz w:val="17"/>
          <w:szCs w:val="17"/>
          <w:rtl w:val="0"/>
        </w:rPr>
        <w:t xml:space="preserve">l, last read done</w:t>
      </w:r>
      <w:r w:rsidDel="00000000" w:rsidR="00000000" w:rsidRPr="00000000">
        <w:rPr>
          <w:sz w:val="17"/>
          <w:szCs w:val="17"/>
          <w:rtl w:val="0"/>
        </w:rPr>
        <w:t xml:space="preserve">]</w:t>
      </w:r>
      <w:r w:rsidDel="00000000" w:rsidR="00000000" w:rsidRPr="00000000">
        <w:rPr>
          <w:rtl w:val="0"/>
        </w:rPr>
      </w:r>
    </w:p>
    <w:p w:rsidR="00000000" w:rsidDel="00000000" w:rsidP="00000000" w:rsidRDefault="00000000" w:rsidRPr="00000000" w14:paraId="00000017">
      <w:pPr>
        <w:numPr>
          <w:ilvl w:val="0"/>
          <w:numId w:val="2"/>
        </w:numPr>
        <w:ind w:left="720" w:hanging="360"/>
        <w:rPr>
          <w:sz w:val="17"/>
          <w:szCs w:val="17"/>
        </w:rPr>
      </w:pPr>
      <w:hyperlink r:id="rId33">
        <w:r w:rsidDel="00000000" w:rsidR="00000000" w:rsidRPr="00000000">
          <w:rPr>
            <w:color w:val="1155cc"/>
            <w:sz w:val="17"/>
            <w:szCs w:val="17"/>
            <w:u w:val="single"/>
            <w:rtl w:val="0"/>
          </w:rPr>
          <w:t xml:space="preserve">Chapter 10: Model Context Protocol (MCP)</w:t>
        </w:r>
      </w:hyperlink>
      <w:r w:rsidDel="00000000" w:rsidR="00000000" w:rsidRPr="00000000">
        <w:rPr>
          <w:sz w:val="17"/>
          <w:szCs w:val="17"/>
          <w:rtl w:val="0"/>
        </w:rPr>
        <w:t xml:space="preserve"> (</w:t>
      </w:r>
      <w:hyperlink r:id="rId34">
        <w:r w:rsidDel="00000000" w:rsidR="00000000" w:rsidRPr="00000000">
          <w:rPr>
            <w:color w:val="1155cc"/>
            <w:sz w:val="17"/>
            <w:szCs w:val="17"/>
            <w:u w:val="single"/>
            <w:rtl w:val="0"/>
          </w:rPr>
          <w:t xml:space="preserve">code</w:t>
        </w:r>
      </w:hyperlink>
      <w:r w:rsidDel="00000000" w:rsidR="00000000" w:rsidRPr="00000000">
        <w:rPr>
          <w:sz w:val="17"/>
          <w:szCs w:val="17"/>
          <w:rtl w:val="0"/>
        </w:rPr>
        <w:t xml:space="preserve">), 16 pages </w:t>
      </w:r>
      <w:r w:rsidDel="00000000" w:rsidR="00000000" w:rsidRPr="00000000">
        <w:rPr>
          <w:b w:val="1"/>
          <w:sz w:val="17"/>
          <w:szCs w:val="17"/>
          <w:rtl w:val="0"/>
        </w:rPr>
        <w:t xml:space="preserve"> [</w:t>
      </w:r>
      <w:r w:rsidDel="00000000" w:rsidR="00000000" w:rsidRPr="00000000">
        <w:rPr>
          <w:b w:val="1"/>
          <w:color w:val="ff00ff"/>
          <w:sz w:val="17"/>
          <w:szCs w:val="17"/>
          <w:rtl w:val="0"/>
        </w:rPr>
        <w:t xml:space="preserve">fina</w:t>
      </w:r>
      <w:r w:rsidDel="00000000" w:rsidR="00000000" w:rsidRPr="00000000">
        <w:rPr>
          <w:color w:val="ff00ff"/>
          <w:sz w:val="17"/>
          <w:szCs w:val="17"/>
          <w:rtl w:val="0"/>
        </w:rPr>
        <w:t xml:space="preserve">l, last read done</w:t>
      </w:r>
      <w:r w:rsidDel="00000000" w:rsidR="00000000" w:rsidRPr="00000000">
        <w:rPr>
          <w:b w:val="1"/>
          <w:sz w:val="17"/>
          <w:szCs w:val="17"/>
          <w:rtl w:val="0"/>
        </w:rPr>
        <w:t xml:space="preserve">]</w:t>
      </w:r>
    </w:p>
    <w:p w:rsidR="00000000" w:rsidDel="00000000" w:rsidP="00000000" w:rsidRDefault="00000000" w:rsidRPr="00000000" w14:paraId="00000018">
      <w:pPr>
        <w:numPr>
          <w:ilvl w:val="0"/>
          <w:numId w:val="2"/>
        </w:numPr>
        <w:ind w:left="720" w:hanging="360"/>
        <w:rPr>
          <w:sz w:val="17"/>
          <w:szCs w:val="17"/>
        </w:rPr>
      </w:pPr>
      <w:hyperlink r:id="rId35">
        <w:r w:rsidDel="00000000" w:rsidR="00000000" w:rsidRPr="00000000">
          <w:rPr>
            <w:color w:val="1155cc"/>
            <w:sz w:val="17"/>
            <w:szCs w:val="17"/>
            <w:u w:val="single"/>
            <w:rtl w:val="0"/>
          </w:rPr>
          <w:t xml:space="preserve">Chapter 11: Goal Setting and Monitoring</w:t>
        </w:r>
      </w:hyperlink>
      <w:r w:rsidDel="00000000" w:rsidR="00000000" w:rsidRPr="00000000">
        <w:rPr>
          <w:sz w:val="17"/>
          <w:szCs w:val="17"/>
          <w:rtl w:val="0"/>
        </w:rPr>
        <w:t xml:space="preserve"> (</w:t>
      </w:r>
      <w:hyperlink r:id="rId36">
        <w:r w:rsidDel="00000000" w:rsidR="00000000" w:rsidRPr="00000000">
          <w:rPr>
            <w:color w:val="1155cc"/>
            <w:sz w:val="17"/>
            <w:szCs w:val="17"/>
            <w:u w:val="single"/>
            <w:rtl w:val="0"/>
          </w:rPr>
          <w:t xml:space="preserve">code</w:t>
        </w:r>
      </w:hyperlink>
      <w:r w:rsidDel="00000000" w:rsidR="00000000" w:rsidRPr="00000000">
        <w:rPr>
          <w:sz w:val="17"/>
          <w:szCs w:val="17"/>
          <w:rtl w:val="0"/>
        </w:rPr>
        <w:t xml:space="preserve">), 12 pages </w:t>
      </w:r>
      <w:r w:rsidDel="00000000" w:rsidR="00000000" w:rsidRPr="00000000">
        <w:rPr>
          <w:b w:val="1"/>
          <w:sz w:val="17"/>
          <w:szCs w:val="17"/>
          <w:rtl w:val="0"/>
        </w:rPr>
        <w:t xml:space="preserve">[</w:t>
      </w:r>
      <w:r w:rsidDel="00000000" w:rsidR="00000000" w:rsidRPr="00000000">
        <w:rPr>
          <w:b w:val="1"/>
          <w:color w:val="ff00ff"/>
          <w:sz w:val="17"/>
          <w:szCs w:val="17"/>
          <w:rtl w:val="0"/>
        </w:rPr>
        <w:t xml:space="preserve">fina</w:t>
      </w:r>
      <w:r w:rsidDel="00000000" w:rsidR="00000000" w:rsidRPr="00000000">
        <w:rPr>
          <w:color w:val="ff00ff"/>
          <w:sz w:val="17"/>
          <w:szCs w:val="17"/>
          <w:rtl w:val="0"/>
        </w:rPr>
        <w:t xml:space="preserve">l, last read done</w:t>
      </w:r>
      <w:r w:rsidDel="00000000" w:rsidR="00000000" w:rsidRPr="00000000">
        <w:rPr>
          <w:b w:val="1"/>
          <w:sz w:val="17"/>
          <w:szCs w:val="17"/>
          <w:rtl w:val="0"/>
        </w:rPr>
        <w:t xml:space="preserve">], 182</w:t>
      </w:r>
      <w:r w:rsidDel="00000000" w:rsidR="00000000" w:rsidRPr="00000000">
        <w:rPr>
          <w:rtl w:val="0"/>
        </w:rPr>
      </w:r>
    </w:p>
    <w:p w:rsidR="00000000" w:rsidDel="00000000" w:rsidP="00000000" w:rsidRDefault="00000000" w:rsidRPr="00000000" w14:paraId="00000019">
      <w:pPr>
        <w:rPr>
          <w:sz w:val="17"/>
          <w:szCs w:val="17"/>
        </w:rPr>
      </w:pPr>
      <w:r w:rsidDel="00000000" w:rsidR="00000000" w:rsidRPr="00000000">
        <w:rPr>
          <w:rtl w:val="0"/>
        </w:rPr>
      </w:r>
    </w:p>
    <w:p w:rsidR="00000000" w:rsidDel="00000000" w:rsidP="00000000" w:rsidRDefault="00000000" w:rsidRPr="00000000" w14:paraId="0000001A">
      <w:pPr>
        <w:rPr>
          <w:sz w:val="17"/>
          <w:szCs w:val="17"/>
        </w:rPr>
      </w:pPr>
      <w:r w:rsidDel="00000000" w:rsidR="00000000" w:rsidRPr="00000000">
        <w:rPr>
          <w:sz w:val="17"/>
          <w:szCs w:val="17"/>
          <w:rtl w:val="0"/>
        </w:rPr>
        <w:t xml:space="preserve">Part Three (</w:t>
      </w:r>
      <w:r w:rsidDel="00000000" w:rsidR="00000000" w:rsidRPr="00000000">
        <w:rPr>
          <w:sz w:val="17"/>
          <w:szCs w:val="17"/>
          <w:rtl w:val="0"/>
        </w:rPr>
        <w:t xml:space="preserve">Total: 34 pages)</w:t>
      </w:r>
    </w:p>
    <w:p w:rsidR="00000000" w:rsidDel="00000000" w:rsidP="00000000" w:rsidRDefault="00000000" w:rsidRPr="00000000" w14:paraId="0000001B">
      <w:pPr>
        <w:numPr>
          <w:ilvl w:val="0"/>
          <w:numId w:val="2"/>
        </w:numPr>
        <w:ind w:left="720" w:hanging="360"/>
        <w:rPr>
          <w:sz w:val="17"/>
          <w:szCs w:val="17"/>
        </w:rPr>
      </w:pPr>
      <w:hyperlink r:id="rId37">
        <w:r w:rsidDel="00000000" w:rsidR="00000000" w:rsidRPr="00000000">
          <w:rPr>
            <w:color w:val="1155cc"/>
            <w:sz w:val="17"/>
            <w:szCs w:val="17"/>
            <w:u w:val="single"/>
            <w:rtl w:val="0"/>
          </w:rPr>
          <w:t xml:space="preserve">Chapter 12: Exception Handling and Recovery</w:t>
        </w:r>
      </w:hyperlink>
      <w:r w:rsidDel="00000000" w:rsidR="00000000" w:rsidRPr="00000000">
        <w:rPr>
          <w:sz w:val="17"/>
          <w:szCs w:val="17"/>
          <w:rtl w:val="0"/>
        </w:rPr>
        <w:t xml:space="preserve"> (</w:t>
      </w:r>
      <w:hyperlink r:id="rId38">
        <w:r w:rsidDel="00000000" w:rsidR="00000000" w:rsidRPr="00000000">
          <w:rPr>
            <w:color w:val="1155cc"/>
            <w:sz w:val="17"/>
            <w:szCs w:val="17"/>
            <w:u w:val="single"/>
            <w:rtl w:val="0"/>
          </w:rPr>
          <w:t xml:space="preserve">code</w:t>
        </w:r>
      </w:hyperlink>
      <w:r w:rsidDel="00000000" w:rsidR="00000000" w:rsidRPr="00000000">
        <w:rPr>
          <w:sz w:val="17"/>
          <w:szCs w:val="17"/>
          <w:rtl w:val="0"/>
        </w:rPr>
        <w:t xml:space="preserve">), 8 pages </w:t>
      </w:r>
      <w:r w:rsidDel="00000000" w:rsidR="00000000" w:rsidRPr="00000000">
        <w:rPr>
          <w:b w:val="1"/>
          <w:sz w:val="17"/>
          <w:szCs w:val="17"/>
          <w:rtl w:val="0"/>
        </w:rPr>
        <w:t xml:space="preserve">[</w:t>
      </w:r>
      <w:r w:rsidDel="00000000" w:rsidR="00000000" w:rsidRPr="00000000">
        <w:rPr>
          <w:b w:val="1"/>
          <w:color w:val="ff00ff"/>
          <w:sz w:val="17"/>
          <w:szCs w:val="17"/>
          <w:rtl w:val="0"/>
        </w:rPr>
        <w:t xml:space="preserve">fina</w:t>
      </w:r>
      <w:r w:rsidDel="00000000" w:rsidR="00000000" w:rsidRPr="00000000">
        <w:rPr>
          <w:color w:val="ff00ff"/>
          <w:sz w:val="17"/>
          <w:szCs w:val="17"/>
          <w:rtl w:val="0"/>
        </w:rPr>
        <w:t xml:space="preserve">l,  last read done</w:t>
      </w:r>
      <w:r w:rsidDel="00000000" w:rsidR="00000000" w:rsidRPr="00000000">
        <w:rPr>
          <w:b w:val="1"/>
          <w:sz w:val="17"/>
          <w:szCs w:val="17"/>
          <w:rtl w:val="0"/>
        </w:rPr>
        <w:t xml:space="preserve">]</w:t>
      </w:r>
      <w:r w:rsidDel="00000000" w:rsidR="00000000" w:rsidRPr="00000000">
        <w:rPr>
          <w:sz w:val="17"/>
          <w:szCs w:val="17"/>
          <w:rtl w:val="0"/>
        </w:rPr>
        <w:t xml:space="preserve">  </w:t>
      </w:r>
    </w:p>
    <w:p w:rsidR="00000000" w:rsidDel="00000000" w:rsidP="00000000" w:rsidRDefault="00000000" w:rsidRPr="00000000" w14:paraId="0000001C">
      <w:pPr>
        <w:numPr>
          <w:ilvl w:val="0"/>
          <w:numId w:val="2"/>
        </w:numPr>
        <w:ind w:left="720" w:hanging="360"/>
        <w:rPr>
          <w:sz w:val="17"/>
          <w:szCs w:val="17"/>
        </w:rPr>
      </w:pPr>
      <w:hyperlink r:id="rId39">
        <w:r w:rsidDel="00000000" w:rsidR="00000000" w:rsidRPr="00000000">
          <w:rPr>
            <w:color w:val="1155cc"/>
            <w:sz w:val="17"/>
            <w:szCs w:val="17"/>
            <w:u w:val="single"/>
            <w:rtl w:val="0"/>
          </w:rPr>
          <w:t xml:space="preserve">Chapter 13: Human-in-the-Loop</w:t>
        </w:r>
      </w:hyperlink>
      <w:r w:rsidDel="00000000" w:rsidR="00000000" w:rsidRPr="00000000">
        <w:rPr>
          <w:sz w:val="17"/>
          <w:szCs w:val="17"/>
          <w:rtl w:val="0"/>
        </w:rPr>
        <w:t xml:space="preserve"> (</w:t>
      </w:r>
      <w:hyperlink r:id="rId40">
        <w:r w:rsidDel="00000000" w:rsidR="00000000" w:rsidRPr="00000000">
          <w:rPr>
            <w:color w:val="1155cc"/>
            <w:sz w:val="17"/>
            <w:szCs w:val="17"/>
            <w:u w:val="single"/>
            <w:rtl w:val="0"/>
          </w:rPr>
          <w:t xml:space="preserve">code</w:t>
        </w:r>
      </w:hyperlink>
      <w:r w:rsidDel="00000000" w:rsidR="00000000" w:rsidRPr="00000000">
        <w:rPr>
          <w:sz w:val="17"/>
          <w:szCs w:val="17"/>
          <w:rtl w:val="0"/>
        </w:rPr>
        <w:t xml:space="preserve">), 9 pages </w:t>
      </w:r>
      <w:r w:rsidDel="00000000" w:rsidR="00000000" w:rsidRPr="00000000">
        <w:rPr>
          <w:b w:val="1"/>
          <w:sz w:val="17"/>
          <w:szCs w:val="17"/>
          <w:rtl w:val="0"/>
        </w:rPr>
        <w:t xml:space="preserve">[</w:t>
      </w:r>
      <w:r w:rsidDel="00000000" w:rsidR="00000000" w:rsidRPr="00000000">
        <w:rPr>
          <w:b w:val="1"/>
          <w:color w:val="ff00ff"/>
          <w:sz w:val="17"/>
          <w:szCs w:val="17"/>
          <w:rtl w:val="0"/>
        </w:rPr>
        <w:t xml:space="preserve">final, </w:t>
      </w:r>
      <w:r w:rsidDel="00000000" w:rsidR="00000000" w:rsidRPr="00000000">
        <w:rPr>
          <w:color w:val="ff00ff"/>
          <w:sz w:val="17"/>
          <w:szCs w:val="17"/>
          <w:rtl w:val="0"/>
        </w:rPr>
        <w:t xml:space="preserve">last read done</w:t>
      </w:r>
      <w:r w:rsidDel="00000000" w:rsidR="00000000" w:rsidRPr="00000000">
        <w:rPr>
          <w:b w:val="1"/>
          <w:sz w:val="17"/>
          <w:szCs w:val="17"/>
          <w:rtl w:val="0"/>
        </w:rPr>
        <w:t xml:space="preserve">]</w:t>
      </w:r>
      <w:r w:rsidDel="00000000" w:rsidR="00000000" w:rsidRPr="00000000">
        <w:rPr>
          <w:rtl w:val="0"/>
        </w:rPr>
      </w:r>
    </w:p>
    <w:p w:rsidR="00000000" w:rsidDel="00000000" w:rsidP="00000000" w:rsidRDefault="00000000" w:rsidRPr="00000000" w14:paraId="0000001D">
      <w:pPr>
        <w:numPr>
          <w:ilvl w:val="0"/>
          <w:numId w:val="2"/>
        </w:numPr>
        <w:ind w:left="720" w:hanging="360"/>
        <w:rPr>
          <w:sz w:val="17"/>
          <w:szCs w:val="17"/>
        </w:rPr>
      </w:pPr>
      <w:hyperlink r:id="rId41">
        <w:r w:rsidDel="00000000" w:rsidR="00000000" w:rsidRPr="00000000">
          <w:rPr>
            <w:color w:val="1155cc"/>
            <w:sz w:val="17"/>
            <w:szCs w:val="17"/>
            <w:u w:val="single"/>
            <w:rtl w:val="0"/>
          </w:rPr>
          <w:t xml:space="preserve">Chapter 14: Knowledge Retrieval (RAG)</w:t>
        </w:r>
      </w:hyperlink>
      <w:r w:rsidDel="00000000" w:rsidR="00000000" w:rsidRPr="00000000">
        <w:rPr>
          <w:sz w:val="17"/>
          <w:szCs w:val="17"/>
          <w:rtl w:val="0"/>
        </w:rPr>
        <w:t xml:space="preserve"> (</w:t>
      </w:r>
      <w:hyperlink r:id="rId42">
        <w:r w:rsidDel="00000000" w:rsidR="00000000" w:rsidRPr="00000000">
          <w:rPr>
            <w:color w:val="1155cc"/>
            <w:sz w:val="17"/>
            <w:szCs w:val="17"/>
            <w:u w:val="single"/>
            <w:rtl w:val="0"/>
          </w:rPr>
          <w:t xml:space="preserve">code</w:t>
        </w:r>
      </w:hyperlink>
      <w:r w:rsidDel="00000000" w:rsidR="00000000" w:rsidRPr="00000000">
        <w:rPr>
          <w:sz w:val="17"/>
          <w:szCs w:val="17"/>
          <w:rtl w:val="0"/>
        </w:rPr>
        <w:t xml:space="preserve">), 17 pages </w:t>
      </w:r>
      <w:r w:rsidDel="00000000" w:rsidR="00000000" w:rsidRPr="00000000">
        <w:rPr>
          <w:b w:val="1"/>
          <w:sz w:val="17"/>
          <w:szCs w:val="17"/>
          <w:rtl w:val="0"/>
        </w:rPr>
        <w:t xml:space="preserve">[</w:t>
      </w:r>
      <w:r w:rsidDel="00000000" w:rsidR="00000000" w:rsidRPr="00000000">
        <w:rPr>
          <w:b w:val="1"/>
          <w:color w:val="ff00ff"/>
          <w:sz w:val="17"/>
          <w:szCs w:val="17"/>
          <w:rtl w:val="0"/>
        </w:rPr>
        <w:t xml:space="preserve">final, </w:t>
      </w:r>
      <w:r w:rsidDel="00000000" w:rsidR="00000000" w:rsidRPr="00000000">
        <w:rPr>
          <w:color w:val="ff00ff"/>
          <w:sz w:val="17"/>
          <w:szCs w:val="17"/>
          <w:rtl w:val="0"/>
        </w:rPr>
        <w:t xml:space="preserve">last read donel</w:t>
      </w:r>
      <w:r w:rsidDel="00000000" w:rsidR="00000000" w:rsidRPr="00000000">
        <w:rPr>
          <w:b w:val="1"/>
          <w:sz w:val="17"/>
          <w:szCs w:val="17"/>
          <w:rtl w:val="0"/>
        </w:rPr>
        <w:t xml:space="preserve">], 216</w:t>
      </w:r>
      <w:r w:rsidDel="00000000" w:rsidR="00000000" w:rsidRPr="00000000">
        <w:rPr>
          <w:rtl w:val="0"/>
        </w:rPr>
      </w:r>
    </w:p>
    <w:p w:rsidR="00000000" w:rsidDel="00000000" w:rsidP="00000000" w:rsidRDefault="00000000" w:rsidRPr="00000000" w14:paraId="0000001E">
      <w:pPr>
        <w:rPr>
          <w:sz w:val="17"/>
          <w:szCs w:val="17"/>
        </w:rPr>
      </w:pPr>
      <w:r w:rsidDel="00000000" w:rsidR="00000000" w:rsidRPr="00000000">
        <w:rPr>
          <w:rtl w:val="0"/>
        </w:rPr>
      </w:r>
    </w:p>
    <w:p w:rsidR="00000000" w:rsidDel="00000000" w:rsidP="00000000" w:rsidRDefault="00000000" w:rsidRPr="00000000" w14:paraId="0000001F">
      <w:pPr>
        <w:rPr>
          <w:sz w:val="17"/>
          <w:szCs w:val="17"/>
        </w:rPr>
      </w:pPr>
      <w:r w:rsidDel="00000000" w:rsidR="00000000" w:rsidRPr="00000000">
        <w:rPr>
          <w:sz w:val="17"/>
          <w:szCs w:val="17"/>
          <w:rtl w:val="0"/>
        </w:rPr>
        <w:t xml:space="preserve">Part Four</w:t>
      </w:r>
      <w:r w:rsidDel="00000000" w:rsidR="00000000" w:rsidRPr="00000000">
        <w:rPr>
          <w:sz w:val="17"/>
          <w:szCs w:val="17"/>
          <w:rtl w:val="0"/>
        </w:rPr>
        <w:t xml:space="preserve"> </w:t>
      </w:r>
      <w:r w:rsidDel="00000000" w:rsidR="00000000" w:rsidRPr="00000000">
        <w:rPr>
          <w:sz w:val="17"/>
          <w:szCs w:val="17"/>
          <w:rtl w:val="0"/>
        </w:rPr>
        <w:t xml:space="preserve">(Total: 114 pages)</w:t>
      </w:r>
    </w:p>
    <w:p w:rsidR="00000000" w:rsidDel="00000000" w:rsidP="00000000" w:rsidRDefault="00000000" w:rsidRPr="00000000" w14:paraId="00000020">
      <w:pPr>
        <w:numPr>
          <w:ilvl w:val="0"/>
          <w:numId w:val="2"/>
        </w:numPr>
        <w:ind w:left="720" w:hanging="360"/>
        <w:rPr>
          <w:sz w:val="17"/>
          <w:szCs w:val="17"/>
        </w:rPr>
      </w:pPr>
      <w:hyperlink r:id="rId43">
        <w:r w:rsidDel="00000000" w:rsidR="00000000" w:rsidRPr="00000000">
          <w:rPr>
            <w:color w:val="1155cc"/>
            <w:sz w:val="17"/>
            <w:szCs w:val="17"/>
            <w:u w:val="single"/>
            <w:rtl w:val="0"/>
          </w:rPr>
          <w:t xml:space="preserve">Chapter 15: Inter-Agent Communication (A2A</w:t>
        </w:r>
      </w:hyperlink>
      <w:r w:rsidDel="00000000" w:rsidR="00000000" w:rsidRPr="00000000">
        <w:rPr>
          <w:sz w:val="17"/>
          <w:szCs w:val="17"/>
          <w:rtl w:val="0"/>
        </w:rPr>
        <w:t xml:space="preserve">) (</w:t>
      </w:r>
      <w:hyperlink r:id="rId44">
        <w:r w:rsidDel="00000000" w:rsidR="00000000" w:rsidRPr="00000000">
          <w:rPr>
            <w:color w:val="1155cc"/>
            <w:sz w:val="17"/>
            <w:szCs w:val="17"/>
            <w:u w:val="single"/>
            <w:rtl w:val="0"/>
          </w:rPr>
          <w:t xml:space="preserve">code</w:t>
        </w:r>
      </w:hyperlink>
      <w:r w:rsidDel="00000000" w:rsidR="00000000" w:rsidRPr="00000000">
        <w:rPr>
          <w:sz w:val="17"/>
          <w:szCs w:val="17"/>
          <w:rtl w:val="0"/>
        </w:rPr>
        <w:t xml:space="preserve">), 15 pages </w:t>
      </w:r>
      <w:r w:rsidDel="00000000" w:rsidR="00000000" w:rsidRPr="00000000">
        <w:rPr>
          <w:b w:val="1"/>
          <w:sz w:val="17"/>
          <w:szCs w:val="17"/>
          <w:rtl w:val="0"/>
        </w:rPr>
        <w:t xml:space="preserve">[</w:t>
      </w:r>
      <w:r w:rsidDel="00000000" w:rsidR="00000000" w:rsidRPr="00000000">
        <w:rPr>
          <w:b w:val="1"/>
          <w:color w:val="ff00ff"/>
          <w:sz w:val="17"/>
          <w:szCs w:val="17"/>
          <w:rtl w:val="0"/>
        </w:rPr>
        <w:t xml:space="preserve">fina</w:t>
      </w:r>
      <w:r w:rsidDel="00000000" w:rsidR="00000000" w:rsidRPr="00000000">
        <w:rPr>
          <w:color w:val="ff00ff"/>
          <w:sz w:val="17"/>
          <w:szCs w:val="17"/>
          <w:rtl w:val="0"/>
        </w:rPr>
        <w:t xml:space="preserve">l, last read donel</w:t>
      </w:r>
      <w:r w:rsidDel="00000000" w:rsidR="00000000" w:rsidRPr="00000000">
        <w:rPr>
          <w:b w:val="1"/>
          <w:sz w:val="17"/>
          <w:szCs w:val="17"/>
          <w:rtl w:val="0"/>
        </w:rPr>
        <w:t xml:space="preserve">]</w:t>
      </w:r>
      <w:r w:rsidDel="00000000" w:rsidR="00000000" w:rsidRPr="00000000">
        <w:rPr>
          <w:rtl w:val="0"/>
        </w:rPr>
      </w:r>
    </w:p>
    <w:p w:rsidR="00000000" w:rsidDel="00000000" w:rsidP="00000000" w:rsidRDefault="00000000" w:rsidRPr="00000000" w14:paraId="00000021">
      <w:pPr>
        <w:numPr>
          <w:ilvl w:val="0"/>
          <w:numId w:val="2"/>
        </w:numPr>
        <w:ind w:left="720" w:hanging="360"/>
        <w:rPr>
          <w:sz w:val="17"/>
          <w:szCs w:val="17"/>
        </w:rPr>
      </w:pPr>
      <w:hyperlink r:id="rId45">
        <w:r w:rsidDel="00000000" w:rsidR="00000000" w:rsidRPr="00000000">
          <w:rPr>
            <w:color w:val="1155cc"/>
            <w:sz w:val="17"/>
            <w:szCs w:val="17"/>
            <w:u w:val="single"/>
            <w:rtl w:val="0"/>
          </w:rPr>
          <w:t xml:space="preserve">Chapter 16: Resource-Aware Optimization</w:t>
        </w:r>
      </w:hyperlink>
      <w:r w:rsidDel="00000000" w:rsidR="00000000" w:rsidRPr="00000000">
        <w:rPr>
          <w:sz w:val="17"/>
          <w:szCs w:val="17"/>
          <w:rtl w:val="0"/>
        </w:rPr>
        <w:t xml:space="preserve"> (</w:t>
      </w:r>
      <w:hyperlink r:id="rId46">
        <w:r w:rsidDel="00000000" w:rsidR="00000000" w:rsidRPr="00000000">
          <w:rPr>
            <w:color w:val="1155cc"/>
            <w:sz w:val="17"/>
            <w:szCs w:val="17"/>
            <w:u w:val="single"/>
            <w:rtl w:val="0"/>
          </w:rPr>
          <w:t xml:space="preserve">code</w:t>
        </w:r>
      </w:hyperlink>
      <w:r w:rsidDel="00000000" w:rsidR="00000000" w:rsidRPr="00000000">
        <w:rPr>
          <w:sz w:val="17"/>
          <w:szCs w:val="17"/>
          <w:rtl w:val="0"/>
        </w:rPr>
        <w:t xml:space="preserve">), 15 pages  </w:t>
      </w:r>
      <w:r w:rsidDel="00000000" w:rsidR="00000000" w:rsidRPr="00000000">
        <w:rPr>
          <w:b w:val="1"/>
          <w:sz w:val="17"/>
          <w:szCs w:val="17"/>
          <w:rtl w:val="0"/>
        </w:rPr>
        <w:t xml:space="preserve">[</w:t>
      </w:r>
      <w:r w:rsidDel="00000000" w:rsidR="00000000" w:rsidRPr="00000000">
        <w:rPr>
          <w:b w:val="1"/>
          <w:color w:val="ff00ff"/>
          <w:sz w:val="17"/>
          <w:szCs w:val="17"/>
          <w:rtl w:val="0"/>
        </w:rPr>
        <w:t xml:space="preserve">final, </w:t>
      </w:r>
      <w:r w:rsidDel="00000000" w:rsidR="00000000" w:rsidRPr="00000000">
        <w:rPr>
          <w:color w:val="ff00ff"/>
          <w:sz w:val="17"/>
          <w:szCs w:val="17"/>
          <w:rtl w:val="0"/>
        </w:rPr>
        <w:t xml:space="preserve"> last read done</w:t>
      </w:r>
      <w:r w:rsidDel="00000000" w:rsidR="00000000" w:rsidRPr="00000000">
        <w:rPr>
          <w:b w:val="1"/>
          <w:color w:val="0000ff"/>
          <w:sz w:val="17"/>
          <w:szCs w:val="17"/>
          <w:rtl w:val="0"/>
        </w:rPr>
        <w:t xml:space="preserve">]</w:t>
      </w:r>
      <w:r w:rsidDel="00000000" w:rsidR="00000000" w:rsidRPr="00000000">
        <w:rPr>
          <w:rtl w:val="0"/>
        </w:rPr>
      </w:r>
    </w:p>
    <w:p w:rsidR="00000000" w:rsidDel="00000000" w:rsidP="00000000" w:rsidRDefault="00000000" w:rsidRPr="00000000" w14:paraId="00000022">
      <w:pPr>
        <w:numPr>
          <w:ilvl w:val="0"/>
          <w:numId w:val="2"/>
        </w:numPr>
        <w:ind w:left="720" w:hanging="360"/>
        <w:rPr>
          <w:sz w:val="17"/>
          <w:szCs w:val="17"/>
        </w:rPr>
      </w:pPr>
      <w:hyperlink r:id="rId47">
        <w:r w:rsidDel="00000000" w:rsidR="00000000" w:rsidRPr="00000000">
          <w:rPr>
            <w:color w:val="1155cc"/>
            <w:sz w:val="17"/>
            <w:szCs w:val="17"/>
            <w:u w:val="single"/>
            <w:rtl w:val="0"/>
          </w:rPr>
          <w:t xml:space="preserve">Chapter 17: Reasoning Techniques</w:t>
        </w:r>
      </w:hyperlink>
      <w:r w:rsidDel="00000000" w:rsidR="00000000" w:rsidRPr="00000000">
        <w:rPr>
          <w:sz w:val="17"/>
          <w:szCs w:val="17"/>
          <w:rtl w:val="0"/>
        </w:rPr>
        <w:t xml:space="preserve"> (</w:t>
      </w:r>
      <w:hyperlink r:id="rId48">
        <w:r w:rsidDel="00000000" w:rsidR="00000000" w:rsidRPr="00000000">
          <w:rPr>
            <w:color w:val="1155cc"/>
            <w:sz w:val="17"/>
            <w:szCs w:val="17"/>
            <w:u w:val="single"/>
            <w:rtl w:val="0"/>
          </w:rPr>
          <w:t xml:space="preserve">code</w:t>
        </w:r>
      </w:hyperlink>
      <w:r w:rsidDel="00000000" w:rsidR="00000000" w:rsidRPr="00000000">
        <w:rPr>
          <w:sz w:val="17"/>
          <w:szCs w:val="17"/>
          <w:rtl w:val="0"/>
        </w:rPr>
        <w:t xml:space="preserve">), 24 pages </w:t>
      </w:r>
      <w:r w:rsidDel="00000000" w:rsidR="00000000" w:rsidRPr="00000000">
        <w:rPr>
          <w:b w:val="1"/>
          <w:sz w:val="17"/>
          <w:szCs w:val="17"/>
          <w:rtl w:val="0"/>
        </w:rPr>
        <w:t xml:space="preserve">[</w:t>
      </w:r>
      <w:r w:rsidDel="00000000" w:rsidR="00000000" w:rsidRPr="00000000">
        <w:rPr>
          <w:b w:val="1"/>
          <w:color w:val="ff00ff"/>
          <w:sz w:val="17"/>
          <w:szCs w:val="17"/>
          <w:rtl w:val="0"/>
        </w:rPr>
        <w:t xml:space="preserve">fina</w:t>
      </w:r>
      <w:r w:rsidDel="00000000" w:rsidR="00000000" w:rsidRPr="00000000">
        <w:rPr>
          <w:color w:val="ff00ff"/>
          <w:sz w:val="17"/>
          <w:szCs w:val="17"/>
          <w:rtl w:val="0"/>
        </w:rPr>
        <w:t xml:space="preserve">l,  last read done</w:t>
      </w:r>
      <w:r w:rsidDel="00000000" w:rsidR="00000000" w:rsidRPr="00000000">
        <w:rPr>
          <w:b w:val="1"/>
          <w:sz w:val="17"/>
          <w:szCs w:val="17"/>
          <w:rtl w:val="0"/>
        </w:rPr>
        <w:t xml:space="preserve">]</w:t>
      </w:r>
      <w:r w:rsidDel="00000000" w:rsidR="00000000" w:rsidRPr="00000000">
        <w:rPr>
          <w:rtl w:val="0"/>
        </w:rPr>
      </w:r>
    </w:p>
    <w:p w:rsidR="00000000" w:rsidDel="00000000" w:rsidP="00000000" w:rsidRDefault="00000000" w:rsidRPr="00000000" w14:paraId="00000023">
      <w:pPr>
        <w:numPr>
          <w:ilvl w:val="0"/>
          <w:numId w:val="2"/>
        </w:numPr>
        <w:ind w:left="720" w:hanging="360"/>
        <w:rPr>
          <w:sz w:val="17"/>
          <w:szCs w:val="17"/>
        </w:rPr>
      </w:pPr>
      <w:hyperlink r:id="rId49">
        <w:r w:rsidDel="00000000" w:rsidR="00000000" w:rsidRPr="00000000">
          <w:rPr>
            <w:color w:val="1155cc"/>
            <w:sz w:val="17"/>
            <w:szCs w:val="17"/>
            <w:u w:val="single"/>
            <w:rtl w:val="0"/>
          </w:rPr>
          <w:t xml:space="preserve">Chapter 18: Guardrails/Safety Patterns</w:t>
        </w:r>
      </w:hyperlink>
      <w:r w:rsidDel="00000000" w:rsidR="00000000" w:rsidRPr="00000000">
        <w:rPr>
          <w:sz w:val="17"/>
          <w:szCs w:val="17"/>
          <w:rtl w:val="0"/>
        </w:rPr>
        <w:t xml:space="preserve"> (</w:t>
      </w:r>
      <w:hyperlink r:id="rId50">
        <w:r w:rsidDel="00000000" w:rsidR="00000000" w:rsidRPr="00000000">
          <w:rPr>
            <w:color w:val="1155cc"/>
            <w:sz w:val="17"/>
            <w:szCs w:val="17"/>
            <w:u w:val="single"/>
            <w:rtl w:val="0"/>
          </w:rPr>
          <w:t xml:space="preserve">code</w:t>
        </w:r>
      </w:hyperlink>
      <w:r w:rsidDel="00000000" w:rsidR="00000000" w:rsidRPr="00000000">
        <w:rPr>
          <w:sz w:val="17"/>
          <w:szCs w:val="17"/>
          <w:rtl w:val="0"/>
        </w:rPr>
        <w:t xml:space="preserve">), 19 pages </w:t>
      </w:r>
      <w:r w:rsidDel="00000000" w:rsidR="00000000" w:rsidRPr="00000000">
        <w:rPr>
          <w:b w:val="1"/>
          <w:sz w:val="17"/>
          <w:szCs w:val="17"/>
          <w:rtl w:val="0"/>
        </w:rPr>
        <w:t xml:space="preserve">[</w:t>
      </w:r>
      <w:r w:rsidDel="00000000" w:rsidR="00000000" w:rsidRPr="00000000">
        <w:rPr>
          <w:b w:val="1"/>
          <w:color w:val="ff00ff"/>
          <w:sz w:val="17"/>
          <w:szCs w:val="17"/>
          <w:rtl w:val="0"/>
        </w:rPr>
        <w:t xml:space="preserve">final, </w:t>
      </w:r>
      <w:r w:rsidDel="00000000" w:rsidR="00000000" w:rsidRPr="00000000">
        <w:rPr>
          <w:color w:val="ff00ff"/>
          <w:sz w:val="17"/>
          <w:szCs w:val="17"/>
          <w:rtl w:val="0"/>
        </w:rPr>
        <w:t xml:space="preserve">last read done</w:t>
      </w:r>
      <w:r w:rsidDel="00000000" w:rsidR="00000000" w:rsidRPr="00000000">
        <w:rPr>
          <w:b w:val="1"/>
          <w:color w:val="0000ff"/>
          <w:sz w:val="17"/>
          <w:szCs w:val="17"/>
          <w:rtl w:val="0"/>
        </w:rPr>
        <w:t xml:space="preserve">]</w:t>
      </w:r>
      <w:r w:rsidDel="00000000" w:rsidR="00000000" w:rsidRPr="00000000">
        <w:rPr>
          <w:rtl w:val="0"/>
        </w:rPr>
      </w:r>
    </w:p>
    <w:p w:rsidR="00000000" w:rsidDel="00000000" w:rsidP="00000000" w:rsidRDefault="00000000" w:rsidRPr="00000000" w14:paraId="00000024">
      <w:pPr>
        <w:numPr>
          <w:ilvl w:val="0"/>
          <w:numId w:val="2"/>
        </w:numPr>
        <w:ind w:left="720" w:hanging="360"/>
        <w:rPr>
          <w:sz w:val="17"/>
          <w:szCs w:val="17"/>
        </w:rPr>
      </w:pPr>
      <w:hyperlink r:id="rId51">
        <w:r w:rsidDel="00000000" w:rsidR="00000000" w:rsidRPr="00000000">
          <w:rPr>
            <w:color w:val="1155cc"/>
            <w:sz w:val="17"/>
            <w:szCs w:val="17"/>
            <w:u w:val="single"/>
            <w:rtl w:val="0"/>
          </w:rPr>
          <w:t xml:space="preserve">Chapter 19: Evaluation and Monitoring</w:t>
        </w:r>
      </w:hyperlink>
      <w:r w:rsidDel="00000000" w:rsidR="00000000" w:rsidRPr="00000000">
        <w:rPr>
          <w:sz w:val="17"/>
          <w:szCs w:val="17"/>
          <w:rtl w:val="0"/>
        </w:rPr>
        <w:t xml:space="preserve"> (</w:t>
      </w:r>
      <w:hyperlink r:id="rId52">
        <w:r w:rsidDel="00000000" w:rsidR="00000000" w:rsidRPr="00000000">
          <w:rPr>
            <w:color w:val="1155cc"/>
            <w:sz w:val="17"/>
            <w:szCs w:val="17"/>
            <w:u w:val="single"/>
            <w:rtl w:val="0"/>
          </w:rPr>
          <w:t xml:space="preserve">code</w:t>
        </w:r>
      </w:hyperlink>
      <w:r w:rsidDel="00000000" w:rsidR="00000000" w:rsidRPr="00000000">
        <w:rPr>
          <w:sz w:val="17"/>
          <w:szCs w:val="17"/>
          <w:rtl w:val="0"/>
        </w:rPr>
        <w:t xml:space="preserve">), 18 pages </w:t>
      </w:r>
      <w:r w:rsidDel="00000000" w:rsidR="00000000" w:rsidRPr="00000000">
        <w:rPr>
          <w:b w:val="1"/>
          <w:sz w:val="17"/>
          <w:szCs w:val="17"/>
          <w:rtl w:val="0"/>
        </w:rPr>
        <w:t xml:space="preserve">[</w:t>
      </w:r>
      <w:r w:rsidDel="00000000" w:rsidR="00000000" w:rsidRPr="00000000">
        <w:rPr>
          <w:b w:val="1"/>
          <w:color w:val="ff00ff"/>
          <w:sz w:val="17"/>
          <w:szCs w:val="17"/>
          <w:rtl w:val="0"/>
        </w:rPr>
        <w:t xml:space="preserve">final, </w:t>
      </w:r>
      <w:r w:rsidDel="00000000" w:rsidR="00000000" w:rsidRPr="00000000">
        <w:rPr>
          <w:color w:val="ff00ff"/>
          <w:sz w:val="17"/>
          <w:szCs w:val="17"/>
          <w:rtl w:val="0"/>
        </w:rPr>
        <w:t xml:space="preserve">last read done</w:t>
      </w:r>
      <w:r w:rsidDel="00000000" w:rsidR="00000000" w:rsidRPr="00000000">
        <w:rPr>
          <w:b w:val="1"/>
          <w:color w:val="0000ff"/>
          <w:sz w:val="17"/>
          <w:szCs w:val="17"/>
          <w:rtl w:val="0"/>
        </w:rPr>
        <w:t xml:space="preserve">]</w:t>
      </w:r>
      <w:r w:rsidDel="00000000" w:rsidR="00000000" w:rsidRPr="00000000">
        <w:rPr>
          <w:rtl w:val="0"/>
        </w:rPr>
      </w:r>
    </w:p>
    <w:p w:rsidR="00000000" w:rsidDel="00000000" w:rsidP="00000000" w:rsidRDefault="00000000" w:rsidRPr="00000000" w14:paraId="00000025">
      <w:pPr>
        <w:numPr>
          <w:ilvl w:val="0"/>
          <w:numId w:val="2"/>
        </w:numPr>
        <w:ind w:left="720" w:hanging="360"/>
        <w:rPr>
          <w:sz w:val="17"/>
          <w:szCs w:val="17"/>
        </w:rPr>
      </w:pPr>
      <w:hyperlink r:id="rId53">
        <w:r w:rsidDel="00000000" w:rsidR="00000000" w:rsidRPr="00000000">
          <w:rPr>
            <w:color w:val="1155cc"/>
            <w:sz w:val="17"/>
            <w:szCs w:val="17"/>
            <w:u w:val="single"/>
            <w:rtl w:val="0"/>
          </w:rPr>
          <w:t xml:space="preserve">Chapter 20: Prioritization</w:t>
        </w:r>
      </w:hyperlink>
      <w:r w:rsidDel="00000000" w:rsidR="00000000" w:rsidRPr="00000000">
        <w:rPr>
          <w:sz w:val="17"/>
          <w:szCs w:val="17"/>
          <w:rtl w:val="0"/>
        </w:rPr>
        <w:t xml:space="preserve"> (</w:t>
      </w:r>
      <w:hyperlink r:id="rId54">
        <w:r w:rsidDel="00000000" w:rsidR="00000000" w:rsidRPr="00000000">
          <w:rPr>
            <w:color w:val="1155cc"/>
            <w:sz w:val="17"/>
            <w:szCs w:val="17"/>
            <w:u w:val="single"/>
            <w:rtl w:val="0"/>
          </w:rPr>
          <w:t xml:space="preserve">code</w:t>
        </w:r>
      </w:hyperlink>
      <w:r w:rsidDel="00000000" w:rsidR="00000000" w:rsidRPr="00000000">
        <w:rPr>
          <w:sz w:val="17"/>
          <w:szCs w:val="17"/>
          <w:rtl w:val="0"/>
        </w:rPr>
        <w:t xml:space="preserve">), 10 pages </w:t>
      </w:r>
      <w:r w:rsidDel="00000000" w:rsidR="00000000" w:rsidRPr="00000000">
        <w:rPr>
          <w:b w:val="1"/>
          <w:sz w:val="17"/>
          <w:szCs w:val="17"/>
          <w:rtl w:val="0"/>
        </w:rPr>
        <w:t xml:space="preserve">[</w:t>
      </w:r>
      <w:r w:rsidDel="00000000" w:rsidR="00000000" w:rsidRPr="00000000">
        <w:rPr>
          <w:b w:val="1"/>
          <w:color w:val="ff00ff"/>
          <w:sz w:val="17"/>
          <w:szCs w:val="17"/>
          <w:rtl w:val="0"/>
        </w:rPr>
        <w:t xml:space="preserve">final, </w:t>
      </w:r>
      <w:r w:rsidDel="00000000" w:rsidR="00000000" w:rsidRPr="00000000">
        <w:rPr>
          <w:color w:val="ff00ff"/>
          <w:sz w:val="17"/>
          <w:szCs w:val="17"/>
          <w:rtl w:val="0"/>
        </w:rPr>
        <w:t xml:space="preserve">last read done</w:t>
      </w:r>
      <w:r w:rsidDel="00000000" w:rsidR="00000000" w:rsidRPr="00000000">
        <w:rPr>
          <w:b w:val="1"/>
          <w:color w:val="ff00ff"/>
          <w:sz w:val="17"/>
          <w:szCs w:val="17"/>
          <w:rtl w:val="0"/>
        </w:rPr>
        <w:t xml:space="preserve"> </w:t>
      </w:r>
      <w:r w:rsidDel="00000000" w:rsidR="00000000" w:rsidRPr="00000000">
        <w:rPr>
          <w:b w:val="1"/>
          <w:color w:val="0000ff"/>
          <w:sz w:val="17"/>
          <w:szCs w:val="17"/>
          <w:rtl w:val="0"/>
        </w:rPr>
        <w:t xml:space="preserve">]</w:t>
      </w:r>
      <w:r w:rsidDel="00000000" w:rsidR="00000000" w:rsidRPr="00000000">
        <w:rPr>
          <w:rtl w:val="0"/>
        </w:rPr>
      </w:r>
    </w:p>
    <w:p w:rsidR="00000000" w:rsidDel="00000000" w:rsidP="00000000" w:rsidRDefault="00000000" w:rsidRPr="00000000" w14:paraId="00000026">
      <w:pPr>
        <w:numPr>
          <w:ilvl w:val="0"/>
          <w:numId w:val="2"/>
        </w:numPr>
        <w:ind w:left="720" w:hanging="360"/>
        <w:rPr>
          <w:sz w:val="17"/>
          <w:szCs w:val="17"/>
        </w:rPr>
      </w:pPr>
      <w:hyperlink r:id="rId55">
        <w:r w:rsidDel="00000000" w:rsidR="00000000" w:rsidRPr="00000000">
          <w:rPr>
            <w:color w:val="1155cc"/>
            <w:sz w:val="17"/>
            <w:szCs w:val="17"/>
            <w:u w:val="single"/>
            <w:rtl w:val="0"/>
          </w:rPr>
          <w:t xml:space="preserve">Chapter 21: Exploration and Discovery</w:t>
        </w:r>
      </w:hyperlink>
      <w:r w:rsidDel="00000000" w:rsidR="00000000" w:rsidRPr="00000000">
        <w:rPr>
          <w:sz w:val="17"/>
          <w:szCs w:val="17"/>
          <w:rtl w:val="0"/>
        </w:rPr>
        <w:t xml:space="preserve"> (</w:t>
      </w:r>
      <w:hyperlink r:id="rId56">
        <w:r w:rsidDel="00000000" w:rsidR="00000000" w:rsidRPr="00000000">
          <w:rPr>
            <w:color w:val="1155cc"/>
            <w:sz w:val="17"/>
            <w:szCs w:val="17"/>
            <w:u w:val="single"/>
            <w:rtl w:val="0"/>
          </w:rPr>
          <w:t xml:space="preserve">code</w:t>
        </w:r>
      </w:hyperlink>
      <w:r w:rsidDel="00000000" w:rsidR="00000000" w:rsidRPr="00000000">
        <w:rPr>
          <w:sz w:val="17"/>
          <w:szCs w:val="17"/>
          <w:rtl w:val="0"/>
        </w:rPr>
        <w:t xml:space="preserve">), 13 pages </w:t>
      </w:r>
      <w:r w:rsidDel="00000000" w:rsidR="00000000" w:rsidRPr="00000000">
        <w:rPr>
          <w:b w:val="1"/>
          <w:color w:val="0000ff"/>
          <w:sz w:val="17"/>
          <w:szCs w:val="17"/>
          <w:rtl w:val="0"/>
        </w:rPr>
        <w:t xml:space="preserve">[</w:t>
      </w:r>
      <w:r w:rsidDel="00000000" w:rsidR="00000000" w:rsidRPr="00000000">
        <w:rPr>
          <w:b w:val="1"/>
          <w:color w:val="ff00ff"/>
          <w:sz w:val="17"/>
          <w:szCs w:val="17"/>
          <w:rtl w:val="0"/>
        </w:rPr>
        <w:t xml:space="preserve">final, l</w:t>
      </w:r>
      <w:r w:rsidDel="00000000" w:rsidR="00000000" w:rsidRPr="00000000">
        <w:rPr>
          <w:color w:val="ff00ff"/>
          <w:sz w:val="17"/>
          <w:szCs w:val="17"/>
          <w:rtl w:val="0"/>
        </w:rPr>
        <w:t xml:space="preserve">ast read done</w:t>
      </w:r>
      <w:r w:rsidDel="00000000" w:rsidR="00000000" w:rsidRPr="00000000">
        <w:rPr>
          <w:b w:val="1"/>
          <w:color w:val="0000ff"/>
          <w:sz w:val="17"/>
          <w:szCs w:val="17"/>
          <w:rtl w:val="0"/>
        </w:rPr>
        <w:t xml:space="preserve">],</w:t>
      </w:r>
      <w:r w:rsidDel="00000000" w:rsidR="00000000" w:rsidRPr="00000000">
        <w:rPr>
          <w:b w:val="1"/>
          <w:sz w:val="17"/>
          <w:szCs w:val="17"/>
          <w:rtl w:val="0"/>
        </w:rPr>
        <w:t xml:space="preserve"> 330</w:t>
      </w:r>
      <w:r w:rsidDel="00000000" w:rsidR="00000000" w:rsidRPr="00000000">
        <w:rPr>
          <w:rtl w:val="0"/>
        </w:rPr>
      </w:r>
    </w:p>
    <w:p w:rsidR="00000000" w:rsidDel="00000000" w:rsidP="00000000" w:rsidRDefault="00000000" w:rsidRPr="00000000" w14:paraId="00000027">
      <w:pPr>
        <w:rPr>
          <w:sz w:val="17"/>
          <w:szCs w:val="17"/>
        </w:rPr>
      </w:pPr>
      <w:r w:rsidDel="00000000" w:rsidR="00000000" w:rsidRPr="00000000">
        <w:rPr>
          <w:rtl w:val="0"/>
        </w:rPr>
      </w:r>
    </w:p>
    <w:p w:rsidR="00000000" w:rsidDel="00000000" w:rsidP="00000000" w:rsidRDefault="00000000" w:rsidRPr="00000000" w14:paraId="00000028">
      <w:pPr>
        <w:rPr>
          <w:sz w:val="17"/>
          <w:szCs w:val="17"/>
        </w:rPr>
      </w:pPr>
      <w:r w:rsidDel="00000000" w:rsidR="00000000" w:rsidRPr="00000000">
        <w:rPr>
          <w:sz w:val="17"/>
          <w:szCs w:val="17"/>
          <w:rtl w:val="0"/>
        </w:rPr>
        <w:t xml:space="preserve">Appendix</w:t>
      </w:r>
      <w:r w:rsidDel="00000000" w:rsidR="00000000" w:rsidRPr="00000000">
        <w:rPr>
          <w:sz w:val="17"/>
          <w:szCs w:val="17"/>
          <w:rtl w:val="0"/>
        </w:rPr>
        <w:t xml:space="preserve"> (Total: 76 pages)</w:t>
      </w:r>
      <w:r w:rsidDel="00000000" w:rsidR="00000000" w:rsidRPr="00000000">
        <w:rPr>
          <w:rtl w:val="0"/>
        </w:rPr>
      </w:r>
    </w:p>
    <w:p w:rsidR="00000000" w:rsidDel="00000000" w:rsidP="00000000" w:rsidRDefault="00000000" w:rsidRPr="00000000" w14:paraId="00000029">
      <w:pPr>
        <w:numPr>
          <w:ilvl w:val="0"/>
          <w:numId w:val="2"/>
        </w:numPr>
        <w:ind w:left="720" w:hanging="360"/>
        <w:rPr>
          <w:sz w:val="17"/>
          <w:szCs w:val="17"/>
        </w:rPr>
      </w:pPr>
      <w:hyperlink r:id="rId57">
        <w:r w:rsidDel="00000000" w:rsidR="00000000" w:rsidRPr="00000000">
          <w:rPr>
            <w:color w:val="1155cc"/>
            <w:sz w:val="17"/>
            <w:szCs w:val="17"/>
            <w:u w:val="single"/>
            <w:rtl w:val="0"/>
          </w:rPr>
          <w:t xml:space="preserve">Appendix A: Advanced Prompting Techniques</w:t>
        </w:r>
      </w:hyperlink>
      <w:r w:rsidDel="00000000" w:rsidR="00000000" w:rsidRPr="00000000">
        <w:rPr>
          <w:sz w:val="17"/>
          <w:szCs w:val="17"/>
          <w:rtl w:val="0"/>
        </w:rPr>
        <w:t xml:space="preserve">, 30 pages </w:t>
      </w:r>
      <w:r w:rsidDel="00000000" w:rsidR="00000000" w:rsidRPr="00000000">
        <w:rPr>
          <w:b w:val="1"/>
          <w:color w:val="0000ff"/>
          <w:sz w:val="17"/>
          <w:szCs w:val="17"/>
          <w:rtl w:val="0"/>
        </w:rPr>
        <w:t xml:space="preserve">[</w:t>
      </w:r>
      <w:r w:rsidDel="00000000" w:rsidR="00000000" w:rsidRPr="00000000">
        <w:rPr>
          <w:b w:val="1"/>
          <w:color w:val="ff00ff"/>
          <w:sz w:val="17"/>
          <w:szCs w:val="17"/>
          <w:rtl w:val="0"/>
        </w:rPr>
        <w:t xml:space="preserve">final, l</w:t>
      </w:r>
      <w:r w:rsidDel="00000000" w:rsidR="00000000" w:rsidRPr="00000000">
        <w:rPr>
          <w:color w:val="ff00ff"/>
          <w:sz w:val="17"/>
          <w:szCs w:val="17"/>
          <w:rtl w:val="0"/>
        </w:rPr>
        <w:t xml:space="preserve">ast read done</w:t>
      </w:r>
      <w:r w:rsidDel="00000000" w:rsidR="00000000" w:rsidRPr="00000000">
        <w:rPr>
          <w:b w:val="1"/>
          <w:color w:val="0000ff"/>
          <w:sz w:val="17"/>
          <w:szCs w:val="17"/>
          <w:rtl w:val="0"/>
        </w:rPr>
        <w:t xml:space="preserve">]</w:t>
      </w:r>
      <w:r w:rsidDel="00000000" w:rsidR="00000000" w:rsidRPr="00000000">
        <w:rPr>
          <w:rtl w:val="0"/>
        </w:rPr>
      </w:r>
    </w:p>
    <w:p w:rsidR="00000000" w:rsidDel="00000000" w:rsidP="00000000" w:rsidRDefault="00000000" w:rsidRPr="00000000" w14:paraId="0000002A">
      <w:pPr>
        <w:numPr>
          <w:ilvl w:val="0"/>
          <w:numId w:val="2"/>
        </w:numPr>
        <w:ind w:left="720" w:hanging="360"/>
        <w:rPr>
          <w:sz w:val="17"/>
          <w:szCs w:val="17"/>
        </w:rPr>
      </w:pPr>
      <w:hyperlink r:id="rId58">
        <w:r w:rsidDel="00000000" w:rsidR="00000000" w:rsidRPr="00000000">
          <w:rPr>
            <w:color w:val="1155cc"/>
            <w:sz w:val="17"/>
            <w:szCs w:val="17"/>
            <w:u w:val="single"/>
            <w:rtl w:val="0"/>
          </w:rPr>
          <w:t xml:space="preserve">Appendix B - AI Agentic ….: From GUI to Real world environment</w:t>
        </w:r>
      </w:hyperlink>
      <w:r w:rsidDel="00000000" w:rsidR="00000000" w:rsidRPr="00000000">
        <w:rPr>
          <w:sz w:val="17"/>
          <w:szCs w:val="17"/>
          <w:rtl w:val="0"/>
        </w:rPr>
        <w:t xml:space="preserve">, 6 pages </w:t>
      </w:r>
      <w:r w:rsidDel="00000000" w:rsidR="00000000" w:rsidRPr="00000000">
        <w:rPr>
          <w:b w:val="1"/>
          <w:sz w:val="17"/>
          <w:szCs w:val="17"/>
          <w:rtl w:val="0"/>
        </w:rPr>
        <w:t xml:space="preserve">[</w:t>
      </w:r>
      <w:r w:rsidDel="00000000" w:rsidR="00000000" w:rsidRPr="00000000">
        <w:rPr>
          <w:b w:val="1"/>
          <w:color w:val="ff00ff"/>
          <w:sz w:val="17"/>
          <w:szCs w:val="17"/>
          <w:rtl w:val="0"/>
        </w:rPr>
        <w:t xml:space="preserve">fina</w:t>
      </w:r>
      <w:r w:rsidDel="00000000" w:rsidR="00000000" w:rsidRPr="00000000">
        <w:rPr>
          <w:color w:val="ff00ff"/>
          <w:sz w:val="17"/>
          <w:szCs w:val="17"/>
          <w:rtl w:val="0"/>
        </w:rPr>
        <w:t xml:space="preserve">l, </w:t>
      </w:r>
      <w:r w:rsidDel="00000000" w:rsidR="00000000" w:rsidRPr="00000000">
        <w:rPr>
          <w:b w:val="1"/>
          <w:color w:val="ff00ff"/>
          <w:sz w:val="17"/>
          <w:szCs w:val="17"/>
          <w:rtl w:val="0"/>
        </w:rPr>
        <w:t xml:space="preserve">l</w:t>
      </w:r>
      <w:r w:rsidDel="00000000" w:rsidR="00000000" w:rsidRPr="00000000">
        <w:rPr>
          <w:color w:val="ff00ff"/>
          <w:sz w:val="17"/>
          <w:szCs w:val="17"/>
          <w:rtl w:val="0"/>
        </w:rPr>
        <w:t xml:space="preserve">ast read done</w:t>
      </w:r>
      <w:r w:rsidDel="00000000" w:rsidR="00000000" w:rsidRPr="00000000">
        <w:rPr>
          <w:b w:val="1"/>
          <w:sz w:val="17"/>
          <w:szCs w:val="17"/>
          <w:rtl w:val="0"/>
        </w:rPr>
        <w:t xml:space="preserve">]</w:t>
      </w:r>
      <w:r w:rsidDel="00000000" w:rsidR="00000000" w:rsidRPr="00000000">
        <w:rPr>
          <w:rtl w:val="0"/>
        </w:rPr>
      </w:r>
    </w:p>
    <w:p w:rsidR="00000000" w:rsidDel="00000000" w:rsidP="00000000" w:rsidRDefault="00000000" w:rsidRPr="00000000" w14:paraId="0000002B">
      <w:pPr>
        <w:numPr>
          <w:ilvl w:val="0"/>
          <w:numId w:val="2"/>
        </w:numPr>
        <w:ind w:left="720" w:hanging="360"/>
        <w:rPr>
          <w:sz w:val="17"/>
          <w:szCs w:val="17"/>
        </w:rPr>
      </w:pPr>
      <w:hyperlink r:id="rId59">
        <w:r w:rsidDel="00000000" w:rsidR="00000000" w:rsidRPr="00000000">
          <w:rPr>
            <w:color w:val="1155cc"/>
            <w:sz w:val="17"/>
            <w:szCs w:val="17"/>
            <w:u w:val="single"/>
            <w:rtl w:val="0"/>
          </w:rPr>
          <w:t xml:space="preserve">Appendix C - Quick overview of Agentic Frameworks</w:t>
        </w:r>
      </w:hyperlink>
      <w:r w:rsidDel="00000000" w:rsidR="00000000" w:rsidRPr="00000000">
        <w:rPr>
          <w:sz w:val="17"/>
          <w:szCs w:val="17"/>
          <w:rtl w:val="0"/>
        </w:rPr>
        <w:t xml:space="preserve">, 8 pages </w:t>
      </w:r>
      <w:r w:rsidDel="00000000" w:rsidR="00000000" w:rsidRPr="00000000">
        <w:rPr>
          <w:b w:val="1"/>
          <w:color w:val="0000ff"/>
          <w:sz w:val="17"/>
          <w:szCs w:val="17"/>
          <w:rtl w:val="0"/>
        </w:rPr>
        <w:t xml:space="preserve">[</w:t>
      </w:r>
      <w:r w:rsidDel="00000000" w:rsidR="00000000" w:rsidRPr="00000000">
        <w:rPr>
          <w:b w:val="1"/>
          <w:color w:val="ff00ff"/>
          <w:sz w:val="17"/>
          <w:szCs w:val="17"/>
          <w:rtl w:val="0"/>
        </w:rPr>
        <w:t xml:space="preserve">fina</w:t>
      </w:r>
      <w:r w:rsidDel="00000000" w:rsidR="00000000" w:rsidRPr="00000000">
        <w:rPr>
          <w:color w:val="ff00ff"/>
          <w:sz w:val="17"/>
          <w:szCs w:val="17"/>
          <w:rtl w:val="0"/>
        </w:rPr>
        <w:t xml:space="preserve">l, </w:t>
      </w:r>
      <w:r w:rsidDel="00000000" w:rsidR="00000000" w:rsidRPr="00000000">
        <w:rPr>
          <w:b w:val="1"/>
          <w:color w:val="ff00ff"/>
          <w:sz w:val="17"/>
          <w:szCs w:val="17"/>
          <w:rtl w:val="0"/>
        </w:rPr>
        <w:t xml:space="preserve">l</w:t>
      </w:r>
      <w:r w:rsidDel="00000000" w:rsidR="00000000" w:rsidRPr="00000000">
        <w:rPr>
          <w:color w:val="ff00ff"/>
          <w:sz w:val="17"/>
          <w:szCs w:val="17"/>
          <w:rtl w:val="0"/>
        </w:rPr>
        <w:t xml:space="preserve">ast read done</w:t>
      </w:r>
      <w:r w:rsidDel="00000000" w:rsidR="00000000" w:rsidRPr="00000000">
        <w:rPr>
          <w:b w:val="1"/>
          <w:color w:val="0000ff"/>
          <w:sz w:val="17"/>
          <w:szCs w:val="17"/>
          <w:rtl w:val="0"/>
        </w:rPr>
        <w:t xml:space="preserve">] ,</w:t>
      </w:r>
    </w:p>
    <w:p w:rsidR="00000000" w:rsidDel="00000000" w:rsidP="00000000" w:rsidRDefault="00000000" w:rsidRPr="00000000" w14:paraId="0000002C">
      <w:pPr>
        <w:numPr>
          <w:ilvl w:val="0"/>
          <w:numId w:val="2"/>
        </w:numPr>
        <w:ind w:left="720" w:hanging="360"/>
        <w:rPr>
          <w:sz w:val="17"/>
          <w:szCs w:val="17"/>
        </w:rPr>
      </w:pPr>
      <w:hyperlink r:id="rId60">
        <w:r w:rsidDel="00000000" w:rsidR="00000000" w:rsidRPr="00000000">
          <w:rPr>
            <w:color w:val="1155cc"/>
            <w:sz w:val="17"/>
            <w:szCs w:val="17"/>
            <w:u w:val="single"/>
            <w:rtl w:val="0"/>
          </w:rPr>
          <w:t xml:space="preserve">Appendix D - Building an Agent with AgentSpace (on-line only)</w:t>
        </w:r>
      </w:hyperlink>
      <w:r w:rsidDel="00000000" w:rsidR="00000000" w:rsidRPr="00000000">
        <w:rPr>
          <w:sz w:val="17"/>
          <w:szCs w:val="17"/>
          <w:rtl w:val="0"/>
        </w:rPr>
        <w:t xml:space="preserve">, 6 pages </w:t>
      </w:r>
      <w:r w:rsidDel="00000000" w:rsidR="00000000" w:rsidRPr="00000000">
        <w:rPr>
          <w:b w:val="1"/>
          <w:color w:val="0000ff"/>
          <w:sz w:val="17"/>
          <w:szCs w:val="17"/>
          <w:rtl w:val="0"/>
        </w:rPr>
        <w:t xml:space="preserve">[</w:t>
      </w:r>
      <w:r w:rsidDel="00000000" w:rsidR="00000000" w:rsidRPr="00000000">
        <w:rPr>
          <w:b w:val="1"/>
          <w:color w:val="ff00ff"/>
          <w:sz w:val="17"/>
          <w:szCs w:val="17"/>
          <w:rtl w:val="0"/>
        </w:rPr>
        <w:t xml:space="preserve">fina</w:t>
      </w:r>
      <w:r w:rsidDel="00000000" w:rsidR="00000000" w:rsidRPr="00000000">
        <w:rPr>
          <w:color w:val="ff00ff"/>
          <w:sz w:val="17"/>
          <w:szCs w:val="17"/>
          <w:rtl w:val="0"/>
        </w:rPr>
        <w:t xml:space="preserve">l, </w:t>
      </w:r>
      <w:r w:rsidDel="00000000" w:rsidR="00000000" w:rsidRPr="00000000">
        <w:rPr>
          <w:b w:val="1"/>
          <w:color w:val="ff00ff"/>
          <w:sz w:val="17"/>
          <w:szCs w:val="17"/>
          <w:rtl w:val="0"/>
        </w:rPr>
        <w:t xml:space="preserve">l</w:t>
      </w:r>
      <w:r w:rsidDel="00000000" w:rsidR="00000000" w:rsidRPr="00000000">
        <w:rPr>
          <w:color w:val="ff00ff"/>
          <w:sz w:val="17"/>
          <w:szCs w:val="17"/>
          <w:rtl w:val="0"/>
        </w:rPr>
        <w:t xml:space="preserve">ast read done</w:t>
      </w:r>
      <w:r w:rsidDel="00000000" w:rsidR="00000000" w:rsidRPr="00000000">
        <w:rPr>
          <w:b w:val="1"/>
          <w:color w:val="0000ff"/>
          <w:sz w:val="17"/>
          <w:szCs w:val="17"/>
          <w:rtl w:val="0"/>
        </w:rPr>
        <w:t xml:space="preserve">]</w:t>
      </w:r>
      <w:r w:rsidDel="00000000" w:rsidR="00000000" w:rsidRPr="00000000">
        <w:rPr>
          <w:rtl w:val="0"/>
        </w:rPr>
      </w:r>
    </w:p>
    <w:p w:rsidR="00000000" w:rsidDel="00000000" w:rsidP="00000000" w:rsidRDefault="00000000" w:rsidRPr="00000000" w14:paraId="0000002D">
      <w:pPr>
        <w:numPr>
          <w:ilvl w:val="0"/>
          <w:numId w:val="2"/>
        </w:numPr>
        <w:ind w:left="720" w:hanging="360"/>
        <w:rPr>
          <w:sz w:val="17"/>
          <w:szCs w:val="17"/>
        </w:rPr>
      </w:pPr>
      <w:hyperlink r:id="rId61">
        <w:r w:rsidDel="00000000" w:rsidR="00000000" w:rsidRPr="00000000">
          <w:rPr>
            <w:color w:val="1155cc"/>
            <w:sz w:val="17"/>
            <w:szCs w:val="17"/>
            <w:u w:val="single"/>
            <w:rtl w:val="0"/>
          </w:rPr>
          <w:t xml:space="preserve">Appendix E - AI Agents on the CLI (online) </w:t>
        </w:r>
      </w:hyperlink>
      <w:r w:rsidDel="00000000" w:rsidR="00000000" w:rsidRPr="00000000">
        <w:rPr>
          <w:sz w:val="17"/>
          <w:szCs w:val="17"/>
          <w:rtl w:val="0"/>
        </w:rPr>
        <w:t xml:space="preserve">, 5 pages </w:t>
      </w:r>
      <w:r w:rsidDel="00000000" w:rsidR="00000000" w:rsidRPr="00000000">
        <w:rPr>
          <w:b w:val="1"/>
          <w:color w:val="0000ff"/>
          <w:sz w:val="17"/>
          <w:szCs w:val="17"/>
          <w:rtl w:val="0"/>
        </w:rPr>
        <w:t xml:space="preserve">[</w:t>
      </w:r>
      <w:r w:rsidDel="00000000" w:rsidR="00000000" w:rsidRPr="00000000">
        <w:rPr>
          <w:b w:val="1"/>
          <w:color w:val="ff00ff"/>
          <w:sz w:val="17"/>
          <w:szCs w:val="17"/>
          <w:rtl w:val="0"/>
        </w:rPr>
        <w:t xml:space="preserve">fina</w:t>
      </w:r>
      <w:r w:rsidDel="00000000" w:rsidR="00000000" w:rsidRPr="00000000">
        <w:rPr>
          <w:color w:val="ff00ff"/>
          <w:sz w:val="17"/>
          <w:szCs w:val="17"/>
          <w:rtl w:val="0"/>
        </w:rPr>
        <w:t xml:space="preserve">l, </w:t>
      </w:r>
      <w:r w:rsidDel="00000000" w:rsidR="00000000" w:rsidRPr="00000000">
        <w:rPr>
          <w:b w:val="1"/>
          <w:color w:val="ff00ff"/>
          <w:sz w:val="17"/>
          <w:szCs w:val="17"/>
          <w:rtl w:val="0"/>
        </w:rPr>
        <w:t xml:space="preserve">l</w:t>
      </w:r>
      <w:r w:rsidDel="00000000" w:rsidR="00000000" w:rsidRPr="00000000">
        <w:rPr>
          <w:color w:val="ff00ff"/>
          <w:sz w:val="17"/>
          <w:szCs w:val="17"/>
          <w:rtl w:val="0"/>
        </w:rPr>
        <w:t xml:space="preserve">ast read done</w:t>
      </w:r>
      <w:r w:rsidDel="00000000" w:rsidR="00000000" w:rsidRPr="00000000">
        <w:rPr>
          <w:b w:val="1"/>
          <w:color w:val="0000ff"/>
          <w:sz w:val="17"/>
          <w:szCs w:val="17"/>
          <w:rtl w:val="0"/>
        </w:rPr>
        <w:t xml:space="preserve">]</w:t>
      </w:r>
      <w:r w:rsidDel="00000000" w:rsidR="00000000" w:rsidRPr="00000000">
        <w:rPr>
          <w:rtl w:val="0"/>
        </w:rPr>
      </w:r>
    </w:p>
    <w:p w:rsidR="00000000" w:rsidDel="00000000" w:rsidP="00000000" w:rsidRDefault="00000000" w:rsidRPr="00000000" w14:paraId="0000002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7"/>
          <w:szCs w:val="17"/>
        </w:rPr>
      </w:pPr>
      <w:hyperlink r:id="rId62">
        <w:r w:rsidDel="00000000" w:rsidR="00000000" w:rsidRPr="00000000">
          <w:rPr>
            <w:color w:val="1155cc"/>
            <w:sz w:val="17"/>
            <w:szCs w:val="17"/>
            <w:u w:val="single"/>
            <w:rtl w:val="0"/>
          </w:rPr>
          <w:t xml:space="preserve">Appendix F  - Under the Hood: An Inside Look at the Agents’ Reasoning Engines</w:t>
        </w:r>
      </w:hyperlink>
      <w:r w:rsidDel="00000000" w:rsidR="00000000" w:rsidRPr="00000000">
        <w:rPr>
          <w:sz w:val="17"/>
          <w:szCs w:val="17"/>
          <w:rtl w:val="0"/>
        </w:rPr>
        <w:t xml:space="preserve">, 14 pages [</w:t>
      </w:r>
      <w:r w:rsidDel="00000000" w:rsidR="00000000" w:rsidRPr="00000000">
        <w:rPr>
          <w:b w:val="1"/>
          <w:color w:val="ff00ff"/>
          <w:sz w:val="17"/>
          <w:szCs w:val="17"/>
          <w:rtl w:val="0"/>
        </w:rPr>
        <w:t xml:space="preserve">final, </w:t>
      </w:r>
      <w:r w:rsidDel="00000000" w:rsidR="00000000" w:rsidRPr="00000000">
        <w:rPr>
          <w:color w:val="ff00ff"/>
          <w:sz w:val="17"/>
          <w:szCs w:val="17"/>
          <w:rtl w:val="0"/>
        </w:rPr>
        <w:t xml:space="preserve">lrd</w:t>
      </w:r>
      <w:r w:rsidDel="00000000" w:rsidR="00000000" w:rsidRPr="00000000">
        <w:rPr>
          <w:b w:val="1"/>
          <w:sz w:val="17"/>
          <w:szCs w:val="17"/>
          <w:rtl w:val="0"/>
        </w:rPr>
        <w:t xml:space="preserve">],</w:t>
      </w:r>
    </w:p>
    <w:p w:rsidR="00000000" w:rsidDel="00000000" w:rsidP="00000000" w:rsidRDefault="00000000" w:rsidRPr="00000000" w14:paraId="0000002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sz w:val="17"/>
          <w:szCs w:val="17"/>
        </w:rPr>
      </w:pPr>
      <w:hyperlink r:id="rId63">
        <w:r w:rsidDel="00000000" w:rsidR="00000000" w:rsidRPr="00000000">
          <w:rPr>
            <w:color w:val="1155cc"/>
            <w:sz w:val="17"/>
            <w:szCs w:val="17"/>
            <w:u w:val="single"/>
            <w:rtl w:val="0"/>
          </w:rPr>
          <w:t xml:space="preserve">Appendix G -  Coding agents</w:t>
        </w:r>
      </w:hyperlink>
      <w:r w:rsidDel="00000000" w:rsidR="00000000" w:rsidRPr="00000000">
        <w:rPr>
          <w:sz w:val="17"/>
          <w:szCs w:val="17"/>
          <w:rtl w:val="0"/>
        </w:rPr>
        <w:t xml:space="preserve">, 7 pages</w:t>
      </w:r>
      <w:r w:rsidDel="00000000" w:rsidR="00000000" w:rsidRPr="00000000">
        <w:rPr>
          <w:sz w:val="17"/>
          <w:szCs w:val="17"/>
          <w:rtl w:val="0"/>
        </w:rPr>
        <w:t xml:space="preserve">  </w:t>
      </w:r>
      <w:r w:rsidDel="00000000" w:rsidR="00000000" w:rsidRPr="00000000">
        <w:rPr>
          <w:b w:val="1"/>
          <w:sz w:val="17"/>
          <w:szCs w:val="17"/>
          <w:rtl w:val="0"/>
        </w:rPr>
        <w:t xml:space="preserve">406</w:t>
      </w:r>
      <w:r w:rsidDel="00000000" w:rsidR="00000000" w:rsidRPr="00000000">
        <w:rPr>
          <w:rtl w:val="0"/>
        </w:rPr>
      </w:r>
    </w:p>
    <w:p w:rsidR="00000000" w:rsidDel="00000000" w:rsidP="00000000" w:rsidRDefault="00000000" w:rsidRPr="00000000" w14:paraId="00000030">
      <w:pPr>
        <w:rPr>
          <w:sz w:val="17"/>
          <w:szCs w:val="17"/>
        </w:rPr>
      </w:pPr>
      <w:hyperlink r:id="rId64">
        <w:r w:rsidDel="00000000" w:rsidR="00000000" w:rsidRPr="00000000">
          <w:rPr>
            <w:color w:val="1155cc"/>
            <w:sz w:val="17"/>
            <w:szCs w:val="17"/>
            <w:u w:val="single"/>
            <w:rtl w:val="0"/>
          </w:rPr>
          <w:t xml:space="preserve">Conclusion,</w:t>
        </w:r>
      </w:hyperlink>
      <w:r w:rsidDel="00000000" w:rsidR="00000000" w:rsidRPr="00000000">
        <w:rPr>
          <w:sz w:val="17"/>
          <w:szCs w:val="17"/>
          <w:rtl w:val="0"/>
        </w:rPr>
        <w:t xml:space="preserve"> 5 pages </w:t>
      </w:r>
      <w:r w:rsidDel="00000000" w:rsidR="00000000" w:rsidRPr="00000000">
        <w:rPr>
          <w:b w:val="1"/>
          <w:color w:val="0000ff"/>
          <w:sz w:val="17"/>
          <w:szCs w:val="17"/>
          <w:rtl w:val="0"/>
        </w:rPr>
        <w:t xml:space="preserve">[</w:t>
      </w:r>
      <w:r w:rsidDel="00000000" w:rsidR="00000000" w:rsidRPr="00000000">
        <w:rPr>
          <w:b w:val="1"/>
          <w:color w:val="ff00ff"/>
          <w:sz w:val="17"/>
          <w:szCs w:val="17"/>
          <w:rtl w:val="0"/>
        </w:rPr>
        <w:t xml:space="preserve">final, </w:t>
      </w:r>
      <w:r w:rsidDel="00000000" w:rsidR="00000000" w:rsidRPr="00000000">
        <w:rPr>
          <w:color w:val="ff00ff"/>
          <w:sz w:val="17"/>
          <w:szCs w:val="17"/>
          <w:rtl w:val="0"/>
        </w:rPr>
        <w:t xml:space="preserve">last read done</w:t>
      </w:r>
      <w:r w:rsidDel="00000000" w:rsidR="00000000" w:rsidRPr="00000000">
        <w:rPr>
          <w:b w:val="1"/>
          <w:color w:val="0000ff"/>
          <w:sz w:val="17"/>
          <w:szCs w:val="17"/>
          <w:rtl w:val="0"/>
        </w:rPr>
        <w:t xml:space="preserve">]</w:t>
      </w:r>
      <w:r w:rsidDel="00000000" w:rsidR="00000000" w:rsidRPr="00000000">
        <w:rPr>
          <w:sz w:val="17"/>
          <w:szCs w:val="17"/>
          <w:rtl w:val="0"/>
        </w:rPr>
        <w:t xml:space="preserve"> </w:t>
      </w:r>
    </w:p>
    <w:p w:rsidR="00000000" w:rsidDel="00000000" w:rsidP="00000000" w:rsidRDefault="00000000" w:rsidRPr="00000000" w14:paraId="00000031">
      <w:pPr>
        <w:rPr>
          <w:b w:val="1"/>
          <w:color w:val="0000ff"/>
          <w:sz w:val="17"/>
          <w:szCs w:val="17"/>
        </w:rPr>
      </w:pPr>
      <w:hyperlink r:id="rId65">
        <w:r w:rsidDel="00000000" w:rsidR="00000000" w:rsidRPr="00000000">
          <w:rPr>
            <w:color w:val="1155cc"/>
            <w:sz w:val="17"/>
            <w:szCs w:val="17"/>
            <w:u w:val="single"/>
            <w:rtl w:val="0"/>
          </w:rPr>
          <w:t xml:space="preserve">Glossary</w:t>
        </w:r>
      </w:hyperlink>
      <w:r w:rsidDel="00000000" w:rsidR="00000000" w:rsidRPr="00000000">
        <w:rPr>
          <w:sz w:val="17"/>
          <w:szCs w:val="17"/>
          <w:rtl w:val="0"/>
        </w:rPr>
        <w:t xml:space="preserve">, 4 pages  </w:t>
      </w:r>
      <w:r w:rsidDel="00000000" w:rsidR="00000000" w:rsidRPr="00000000">
        <w:rPr>
          <w:b w:val="1"/>
          <w:color w:val="0000ff"/>
          <w:sz w:val="17"/>
          <w:szCs w:val="17"/>
          <w:rtl w:val="0"/>
        </w:rPr>
        <w:t xml:space="preserve">[</w:t>
      </w:r>
      <w:r w:rsidDel="00000000" w:rsidR="00000000" w:rsidRPr="00000000">
        <w:rPr>
          <w:b w:val="1"/>
          <w:color w:val="ff00ff"/>
          <w:sz w:val="17"/>
          <w:szCs w:val="17"/>
          <w:rtl w:val="0"/>
        </w:rPr>
        <w:t xml:space="preserve">final, </w:t>
      </w:r>
      <w:r w:rsidDel="00000000" w:rsidR="00000000" w:rsidRPr="00000000">
        <w:rPr>
          <w:color w:val="ff00ff"/>
          <w:sz w:val="17"/>
          <w:szCs w:val="17"/>
          <w:rtl w:val="0"/>
        </w:rPr>
        <w:t xml:space="preserve">last read done</w:t>
      </w:r>
      <w:r w:rsidDel="00000000" w:rsidR="00000000" w:rsidRPr="00000000">
        <w:rPr>
          <w:b w:val="1"/>
          <w:color w:val="0000ff"/>
          <w:sz w:val="17"/>
          <w:szCs w:val="17"/>
          <w:rtl w:val="0"/>
        </w:rPr>
        <w:t xml:space="preserve">]</w:t>
      </w:r>
    </w:p>
    <w:p w:rsidR="00000000" w:rsidDel="00000000" w:rsidP="00000000" w:rsidRDefault="00000000" w:rsidRPr="00000000" w14:paraId="00000032">
      <w:pPr>
        <w:rPr>
          <w:sz w:val="17"/>
          <w:szCs w:val="17"/>
        </w:rPr>
      </w:pPr>
      <w:hyperlink r:id="rId66">
        <w:r w:rsidDel="00000000" w:rsidR="00000000" w:rsidRPr="00000000">
          <w:rPr>
            <w:color w:val="1155cc"/>
            <w:sz w:val="17"/>
            <w:szCs w:val="17"/>
            <w:u w:val="single"/>
            <w:rtl w:val="0"/>
          </w:rPr>
          <w:t xml:space="preserve">Index of Terms</w:t>
        </w:r>
      </w:hyperlink>
      <w:r w:rsidDel="00000000" w:rsidR="00000000" w:rsidRPr="00000000">
        <w:rPr>
          <w:b w:val="1"/>
          <w:color w:val="0000ff"/>
          <w:sz w:val="17"/>
          <w:szCs w:val="17"/>
          <w:rtl w:val="0"/>
        </w:rPr>
        <w:t xml:space="preserve">,</w:t>
      </w:r>
      <w:r w:rsidDel="00000000" w:rsidR="00000000" w:rsidRPr="00000000">
        <w:rPr>
          <w:sz w:val="17"/>
          <w:szCs w:val="17"/>
          <w:rtl w:val="0"/>
        </w:rPr>
        <w:t xml:space="preserve"> 11 pages</w:t>
      </w:r>
      <w:r w:rsidDel="00000000" w:rsidR="00000000" w:rsidRPr="00000000">
        <w:rPr>
          <w:b w:val="1"/>
          <w:color w:val="0000ff"/>
          <w:sz w:val="17"/>
          <w:szCs w:val="17"/>
          <w:rtl w:val="0"/>
        </w:rPr>
        <w:t xml:space="preserve">  </w:t>
      </w:r>
      <w:r w:rsidDel="00000000" w:rsidR="00000000" w:rsidRPr="00000000">
        <w:rPr>
          <w:sz w:val="17"/>
          <w:szCs w:val="17"/>
          <w:rtl w:val="0"/>
        </w:rPr>
        <w:t xml:space="preserve">(</w:t>
      </w:r>
      <w:r w:rsidDel="00000000" w:rsidR="00000000" w:rsidRPr="00000000">
        <w:rPr>
          <w:i w:val="1"/>
          <w:smallCaps w:val="0"/>
          <w:strike w:val="0"/>
          <w:color w:val="000000"/>
          <w:sz w:val="17"/>
          <w:szCs w:val="17"/>
          <w:u w:val="none"/>
          <w:shd w:fill="auto" w:val="clear"/>
          <w:vertAlign w:val="baseline"/>
          <w:rtl w:val="0"/>
        </w:rPr>
        <w:t xml:space="preserve">Generated by Gemini</w:t>
      </w:r>
      <w:r w:rsidDel="00000000" w:rsidR="00000000" w:rsidRPr="00000000">
        <w:rPr>
          <w:i w:val="1"/>
          <w:sz w:val="17"/>
          <w:szCs w:val="17"/>
          <w:rtl w:val="0"/>
        </w:rPr>
        <w:t xml:space="preserve">. </w:t>
      </w:r>
      <w:r w:rsidDel="00000000" w:rsidR="00000000" w:rsidRPr="00000000">
        <w:rPr>
          <w:i w:val="1"/>
          <w:smallCaps w:val="0"/>
          <w:strike w:val="0"/>
          <w:color w:val="000000"/>
          <w:sz w:val="17"/>
          <w:szCs w:val="17"/>
          <w:u w:val="none"/>
          <w:shd w:fill="auto" w:val="clear"/>
          <w:vertAlign w:val="baseline"/>
          <w:rtl w:val="0"/>
        </w:rPr>
        <w:t xml:space="preserve">Reasoning step included as an agentic example</w:t>
      </w:r>
      <w:r w:rsidDel="00000000" w:rsidR="00000000" w:rsidRPr="00000000">
        <w:rPr>
          <w:sz w:val="17"/>
          <w:szCs w:val="17"/>
          <w:rtl w:val="0"/>
        </w:rPr>
        <w:t xml:space="preserve">) </w:t>
      </w:r>
      <w:r w:rsidDel="00000000" w:rsidR="00000000" w:rsidRPr="00000000">
        <w:rPr>
          <w:b w:val="1"/>
          <w:color w:val="0000ff"/>
          <w:sz w:val="17"/>
          <w:szCs w:val="17"/>
          <w:rtl w:val="0"/>
        </w:rPr>
        <w:t xml:space="preserve">[</w:t>
      </w:r>
      <w:r w:rsidDel="00000000" w:rsidR="00000000" w:rsidRPr="00000000">
        <w:rPr>
          <w:b w:val="1"/>
          <w:color w:val="ff00ff"/>
          <w:sz w:val="17"/>
          <w:szCs w:val="17"/>
          <w:rtl w:val="0"/>
        </w:rPr>
        <w:t xml:space="preserve">final, </w:t>
      </w:r>
      <w:r w:rsidDel="00000000" w:rsidR="00000000" w:rsidRPr="00000000">
        <w:rPr>
          <w:color w:val="ff00ff"/>
          <w:sz w:val="17"/>
          <w:szCs w:val="17"/>
          <w:rtl w:val="0"/>
        </w:rPr>
        <w:t xml:space="preserve">lrd</w:t>
      </w:r>
      <w:r w:rsidDel="00000000" w:rsidR="00000000" w:rsidRPr="00000000">
        <w:rPr>
          <w:b w:val="1"/>
          <w:color w:val="0000ff"/>
          <w:sz w:val="17"/>
          <w:szCs w:val="17"/>
          <w:rtl w:val="0"/>
        </w:rPr>
        <w:t xml:space="preserve">]</w:t>
      </w:r>
      <w:r w:rsidDel="00000000" w:rsidR="00000000" w:rsidRPr="00000000">
        <w:rPr>
          <w:rtl w:val="0"/>
        </w:rPr>
      </w:r>
    </w:p>
    <w:p w:rsidR="00000000" w:rsidDel="00000000" w:rsidP="00000000" w:rsidRDefault="00000000" w:rsidRPr="00000000" w14:paraId="00000033">
      <w:pPr>
        <w:pStyle w:val="Heading1"/>
        <w:spacing w:after="240" w:before="240" w:lineRule="auto"/>
        <w:rPr/>
      </w:pPr>
      <w:bookmarkStart w:colFirst="0" w:colLast="0" w:name="_jyvbxtbusz8t" w:id="1"/>
      <w:bookmarkEnd w:id="1"/>
      <w:r w:rsidDel="00000000" w:rsidR="00000000" w:rsidRPr="00000000">
        <w:rPr>
          <w:rtl w:val="0"/>
        </w:rPr>
        <w:t xml:space="preserve">Introduction</w:t>
      </w:r>
    </w:p>
    <w:p w:rsidR="00000000" w:rsidDel="00000000" w:rsidP="00000000" w:rsidRDefault="00000000" w:rsidRPr="00000000" w14:paraId="00000034">
      <w:pPr>
        <w:spacing w:after="240" w:before="240" w:lineRule="auto"/>
        <w:rPr/>
      </w:pPr>
      <w:r w:rsidDel="00000000" w:rsidR="00000000" w:rsidRPr="00000000">
        <w:rPr>
          <w:rtl w:val="0"/>
        </w:rPr>
        <w:t xml:space="preserve">Welcome to "Agentic Design Patterns: A Hands-On Guide to Building Intelligent Systems." A</w:t>
      </w:r>
      <w:r w:rsidDel="00000000" w:rsidR="00000000" w:rsidRPr="00000000">
        <w:rPr>
          <w:rtl w:val="0"/>
        </w:rPr>
        <w:t xml:space="preserve">s we look across the landscape of modern artificial intelligence, we see a clear evolution from simple, reactive programs to sophisticated, autonomous entities capable of understanding context, making decisions, and interacting dynamically with their environment and other systems.</w:t>
      </w:r>
      <w:r w:rsidDel="00000000" w:rsidR="00000000" w:rsidRPr="00000000">
        <w:rPr>
          <w:rtl w:val="0"/>
        </w:rPr>
        <w:t xml:space="preserve"> These are the intelligent agents and the agentic systems they comprise.</w:t>
      </w:r>
    </w:p>
    <w:p w:rsidR="00000000" w:rsidDel="00000000" w:rsidP="00000000" w:rsidRDefault="00000000" w:rsidRPr="00000000" w14:paraId="00000035">
      <w:pPr>
        <w:spacing w:after="240" w:before="240" w:lineRule="auto"/>
        <w:rPr/>
      </w:pPr>
      <w:r w:rsidDel="00000000" w:rsidR="00000000" w:rsidRPr="00000000">
        <w:rPr>
          <w:rtl w:val="0"/>
        </w:rPr>
        <w:t xml:space="preserve">The advent of powerful large language models (LLMs) has provided unprecedented capabilities for understanding and generating human-like content such as text and media, serving as the cognitive engine for many of these agents. However, orchestrating these capabilities into systems that can reliably achieve complex goals requires more than just a powerful model. It requires structure, design, and a thoughtful approach to how the agent perceives, plans, acts, and interacts.</w:t>
      </w:r>
    </w:p>
    <w:p w:rsidR="00000000" w:rsidDel="00000000" w:rsidP="00000000" w:rsidRDefault="00000000" w:rsidRPr="00000000" w14:paraId="00000036">
      <w:pPr>
        <w:spacing w:after="240" w:before="240" w:lineRule="auto"/>
        <w:rPr/>
      </w:pPr>
      <w:r w:rsidDel="00000000" w:rsidR="00000000" w:rsidRPr="00000000">
        <w:rPr>
          <w:rtl w:val="0"/>
        </w:rPr>
        <w:t xml:space="preserve">Think of building intelligent systems as creating a complex work of art or engineering on</w:t>
      </w:r>
      <w:r w:rsidDel="00000000" w:rsidR="00000000" w:rsidRPr="00000000">
        <w:rPr>
          <w:rtl w:val="0"/>
        </w:rPr>
        <w:t xml:space="preserve"> a canvas.</w:t>
      </w:r>
      <w:r w:rsidDel="00000000" w:rsidR="00000000" w:rsidRPr="00000000">
        <w:rPr>
          <w:rtl w:val="0"/>
        </w:rPr>
        <w:t xml:space="preserve"> This canvas isn't a blank visual space, but rather the underlying infrastructure and frameworks that provide the environment and tools for your agents to exist and operate. It's the foundation upon which you'll build your intelligent application, managing state, communication, tool access, and the flow of logic.</w:t>
      </w:r>
    </w:p>
    <w:p w:rsidR="00000000" w:rsidDel="00000000" w:rsidP="00000000" w:rsidRDefault="00000000" w:rsidRPr="00000000" w14:paraId="00000037">
      <w:pPr>
        <w:spacing w:after="240" w:before="240" w:lineRule="auto"/>
        <w:rPr/>
      </w:pPr>
      <w:r w:rsidDel="00000000" w:rsidR="00000000" w:rsidRPr="00000000">
        <w:rPr>
          <w:rtl w:val="0"/>
        </w:rPr>
        <w:t xml:space="preserve">Building effectively on this agentic canvas demands more than just throwing components together. It requires understanding proven techniques – </w:t>
      </w:r>
      <w:r w:rsidDel="00000000" w:rsidR="00000000" w:rsidRPr="00000000">
        <w:rPr>
          <w:b w:val="1"/>
          <w:rtl w:val="0"/>
        </w:rPr>
        <w:t xml:space="preserve">patterns</w:t>
      </w:r>
      <w:r w:rsidDel="00000000" w:rsidR="00000000" w:rsidRPr="00000000">
        <w:rPr>
          <w:rtl w:val="0"/>
        </w:rPr>
        <w:t xml:space="preserve"> – that address common challenges in designing and implementing agent behavior. Just as architectural patterns guide the construction of a building, or design patterns structure software, agentic design patterns provide reusable solutions for the recurring problems you'll face when bringing intelligent agents to life on your chosen canvas.</w:t>
      </w:r>
    </w:p>
    <w:p w:rsidR="00000000" w:rsidDel="00000000" w:rsidP="00000000" w:rsidRDefault="00000000" w:rsidRPr="00000000" w14:paraId="00000038">
      <w:pPr>
        <w:pStyle w:val="Heading1"/>
        <w:spacing w:after="240" w:before="240" w:lineRule="auto"/>
        <w:rPr/>
      </w:pPr>
      <w:bookmarkStart w:colFirst="0" w:colLast="0" w:name="_s8ghvyau5qs4" w:id="2"/>
      <w:bookmarkEnd w:id="2"/>
      <w:r w:rsidDel="00000000" w:rsidR="00000000" w:rsidRPr="00000000">
        <w:rPr>
          <w:rtl w:val="0"/>
        </w:rPr>
        <w:t xml:space="preserve">What are Agentic Systems?</w:t>
      </w:r>
    </w:p>
    <w:p w:rsidR="00000000" w:rsidDel="00000000" w:rsidP="00000000" w:rsidRDefault="00000000" w:rsidRPr="00000000" w14:paraId="00000039">
      <w:pPr>
        <w:spacing w:after="240" w:before="240" w:lineRule="auto"/>
        <w:rPr/>
      </w:pPr>
      <w:r w:rsidDel="00000000" w:rsidR="00000000" w:rsidRPr="00000000">
        <w:rPr>
          <w:rtl w:val="0"/>
        </w:rPr>
        <w:t xml:space="preserve">At its core, an agentic system is a computational entity designed to perceive its environment (both digital and potentially physical), make informed decisions based on those perceptions and a set of predefined or learned goals, and execute actions to achieve those goals autonomously. Unlike traditional software, which follows rigid, step-by-step instructions, agents exhibit a degree of flexibility and initiative.</w:t>
      </w:r>
    </w:p>
    <w:p w:rsidR="00000000" w:rsidDel="00000000" w:rsidP="00000000" w:rsidRDefault="00000000" w:rsidRPr="00000000" w14:paraId="0000003A">
      <w:pPr>
        <w:spacing w:after="240" w:before="240" w:lineRule="auto"/>
        <w:rPr/>
      </w:pPr>
      <w:r w:rsidDel="00000000" w:rsidR="00000000" w:rsidRPr="00000000">
        <w:rPr>
          <w:rtl w:val="0"/>
        </w:rPr>
        <w:t xml:space="preserve">Imagine you need a system to manage customer inquiries. A traditional system might follow a fixed script. An agentic system, however, could perceive the nuances of a customer's query, access knowledge bases, interact with other internal systems (like order management), potentially ask clarifying questions, and proactively resolve the issue, perhaps even anticipating future needs. These agents operate on the canvas of your application's infrastructure, utilizing the services and data available to them.</w:t>
      </w:r>
    </w:p>
    <w:p w:rsidR="00000000" w:rsidDel="00000000" w:rsidP="00000000" w:rsidRDefault="00000000" w:rsidRPr="00000000" w14:paraId="0000003B">
      <w:pPr>
        <w:spacing w:after="240" w:before="240" w:lineRule="auto"/>
        <w:rPr/>
      </w:pPr>
      <w:r w:rsidDel="00000000" w:rsidR="00000000" w:rsidRPr="00000000">
        <w:rPr>
          <w:rtl w:val="0"/>
        </w:rPr>
        <w:t xml:space="preserve">Agentic systems are often characterized by features like </w:t>
      </w:r>
      <w:r w:rsidDel="00000000" w:rsidR="00000000" w:rsidRPr="00000000">
        <w:rPr>
          <w:b w:val="1"/>
          <w:rtl w:val="0"/>
        </w:rPr>
        <w:t xml:space="preserve">autonomy</w:t>
      </w:r>
      <w:r w:rsidDel="00000000" w:rsidR="00000000" w:rsidRPr="00000000">
        <w:rPr>
          <w:rtl w:val="0"/>
        </w:rPr>
        <w:t xml:space="preserve">, allowing them to act without constant human oversight; </w:t>
      </w:r>
      <w:r w:rsidDel="00000000" w:rsidR="00000000" w:rsidRPr="00000000">
        <w:rPr>
          <w:b w:val="1"/>
          <w:rtl w:val="0"/>
        </w:rPr>
        <w:t xml:space="preserve">proactiveness</w:t>
      </w:r>
      <w:r w:rsidDel="00000000" w:rsidR="00000000" w:rsidRPr="00000000">
        <w:rPr>
          <w:rtl w:val="0"/>
        </w:rPr>
        <w:t xml:space="preserve">, initiating actions towards their goals; and </w:t>
      </w:r>
      <w:r w:rsidDel="00000000" w:rsidR="00000000" w:rsidRPr="00000000">
        <w:rPr>
          <w:b w:val="1"/>
          <w:rtl w:val="0"/>
        </w:rPr>
        <w:t xml:space="preserve">reactiveness</w:t>
      </w:r>
      <w:r w:rsidDel="00000000" w:rsidR="00000000" w:rsidRPr="00000000">
        <w:rPr>
          <w:rtl w:val="0"/>
        </w:rPr>
        <w:t xml:space="preserve">, responding effectively to changes in their environment. They are fundamentally </w:t>
      </w:r>
      <w:r w:rsidDel="00000000" w:rsidR="00000000" w:rsidRPr="00000000">
        <w:rPr>
          <w:b w:val="1"/>
          <w:rtl w:val="0"/>
        </w:rPr>
        <w:t xml:space="preserve">goal-oriented</w:t>
      </w:r>
      <w:r w:rsidDel="00000000" w:rsidR="00000000" w:rsidRPr="00000000">
        <w:rPr>
          <w:rtl w:val="0"/>
        </w:rPr>
        <w:t xml:space="preserve">, constantly working towards objectives. A critical capability is </w:t>
      </w:r>
      <w:r w:rsidDel="00000000" w:rsidR="00000000" w:rsidRPr="00000000">
        <w:rPr>
          <w:b w:val="1"/>
          <w:rtl w:val="0"/>
        </w:rPr>
        <w:t xml:space="preserve">tool use</w:t>
      </w:r>
      <w:r w:rsidDel="00000000" w:rsidR="00000000" w:rsidRPr="00000000">
        <w:rPr>
          <w:rtl w:val="0"/>
        </w:rPr>
        <w:t xml:space="preserve">, enabling them to interact with external APIs, databases, or services – effectively reaching out beyond their immediate canvas. They possess </w:t>
      </w:r>
      <w:r w:rsidDel="00000000" w:rsidR="00000000" w:rsidRPr="00000000">
        <w:rPr>
          <w:b w:val="1"/>
          <w:rtl w:val="0"/>
        </w:rPr>
        <w:t xml:space="preserve">memory</w:t>
      </w:r>
      <w:r w:rsidDel="00000000" w:rsidR="00000000" w:rsidRPr="00000000">
        <w:rPr>
          <w:rtl w:val="0"/>
        </w:rPr>
        <w:t xml:space="preserve">, retain information across interactions, and can engage in </w:t>
      </w:r>
      <w:r w:rsidDel="00000000" w:rsidR="00000000" w:rsidRPr="00000000">
        <w:rPr>
          <w:b w:val="1"/>
          <w:rtl w:val="0"/>
        </w:rPr>
        <w:t xml:space="preserve">communication</w:t>
      </w:r>
      <w:r w:rsidDel="00000000" w:rsidR="00000000" w:rsidRPr="00000000">
        <w:rPr>
          <w:rtl w:val="0"/>
        </w:rPr>
        <w:t xml:space="preserve"> with users, other systems, or even other agents operating on the same or connected canvases.</w:t>
      </w:r>
    </w:p>
    <w:p w:rsidR="00000000" w:rsidDel="00000000" w:rsidP="00000000" w:rsidRDefault="00000000" w:rsidRPr="00000000" w14:paraId="0000003C">
      <w:pPr>
        <w:spacing w:after="240" w:before="240" w:lineRule="auto"/>
        <w:rPr/>
      </w:pPr>
      <w:r w:rsidDel="00000000" w:rsidR="00000000" w:rsidRPr="00000000">
        <w:rPr>
          <w:rtl w:val="0"/>
        </w:rPr>
        <w:t xml:space="preserve">Effectively realizing these characteristics introduces significant complexity. How does the agent maintain state across multiple steps on its canvas? How does it decide </w:t>
      </w:r>
      <w:r w:rsidDel="00000000" w:rsidR="00000000" w:rsidRPr="00000000">
        <w:rPr>
          <w:i w:val="1"/>
          <w:rtl w:val="0"/>
        </w:rPr>
        <w:t xml:space="preserve">when</w:t>
      </w:r>
      <w:r w:rsidDel="00000000" w:rsidR="00000000" w:rsidRPr="00000000">
        <w:rPr>
          <w:rtl w:val="0"/>
        </w:rPr>
        <w:t xml:space="preserve"> and </w:t>
      </w:r>
      <w:r w:rsidDel="00000000" w:rsidR="00000000" w:rsidRPr="00000000">
        <w:rPr>
          <w:i w:val="1"/>
          <w:rtl w:val="0"/>
        </w:rPr>
        <w:t xml:space="preserve">how</w:t>
      </w:r>
      <w:r w:rsidDel="00000000" w:rsidR="00000000" w:rsidRPr="00000000">
        <w:rPr>
          <w:rtl w:val="0"/>
        </w:rPr>
        <w:t xml:space="preserve"> to use a tool? How is communication between different agents managed? How do you build resilience into the system to handle unexpected outcomes or errors?</w:t>
      </w:r>
    </w:p>
    <w:p w:rsidR="00000000" w:rsidDel="00000000" w:rsidP="00000000" w:rsidRDefault="00000000" w:rsidRPr="00000000" w14:paraId="0000003D">
      <w:pPr>
        <w:pStyle w:val="Heading1"/>
        <w:spacing w:after="240" w:before="240" w:lineRule="auto"/>
        <w:rPr/>
      </w:pPr>
      <w:bookmarkStart w:colFirst="0" w:colLast="0" w:name="_s6478kn7symt" w:id="3"/>
      <w:bookmarkEnd w:id="3"/>
      <w:r w:rsidDel="00000000" w:rsidR="00000000" w:rsidRPr="00000000">
        <w:rPr>
          <w:rtl w:val="0"/>
        </w:rPr>
        <w:t xml:space="preserve">Why Patterns Matter in Agent Development</w:t>
      </w:r>
    </w:p>
    <w:p w:rsidR="00000000" w:rsidDel="00000000" w:rsidP="00000000" w:rsidRDefault="00000000" w:rsidRPr="00000000" w14:paraId="0000003E">
      <w:pPr>
        <w:spacing w:after="240" w:before="240" w:lineRule="auto"/>
        <w:rPr/>
      </w:pPr>
      <w:r w:rsidDel="00000000" w:rsidR="00000000" w:rsidRPr="00000000">
        <w:rPr>
          <w:rtl w:val="0"/>
        </w:rPr>
        <w:t xml:space="preserve">This complexity is precisely why agentic design patterns are indispensable. They are not rigid rules, but rather battle-tested templates or blueprints that offer proven approaches to standard design and implementation challenges in the agentic domain. By recognizing and applying these design patterns, you gain access to solutions that enhance the structure, maintainability, reliability, and efficiency of the agents you build on your canvas.</w:t>
      </w:r>
    </w:p>
    <w:p w:rsidR="00000000" w:rsidDel="00000000" w:rsidP="00000000" w:rsidRDefault="00000000" w:rsidRPr="00000000" w14:paraId="0000003F">
      <w:pPr>
        <w:spacing w:after="240" w:before="240" w:lineRule="auto"/>
        <w:rPr/>
      </w:pPr>
      <w:r w:rsidDel="00000000" w:rsidR="00000000" w:rsidRPr="00000000">
        <w:rPr>
          <w:rtl w:val="0"/>
        </w:rPr>
        <w:t xml:space="preserve">Using design patterns helps you avoid reinventing fundamental solutions for tasks like managing conversational flow, integrating external capabilities, or coordinating multiple agent actions. They provide a common language and structure that makes your agent's logic clearer and easier for others (and yourself in the future) to understand and maintain. Implementing patterns designed for error handling or state management directly contributes to building more robust and reliable systems. Leveraging these established approaches accelerates your development process, allowing you to focus on the unique aspects of your application rather than the foundational mechanics of agent behavior.</w:t>
      </w:r>
    </w:p>
    <w:p w:rsidR="00000000" w:rsidDel="00000000" w:rsidP="00000000" w:rsidRDefault="00000000" w:rsidRPr="00000000" w14:paraId="00000040">
      <w:pPr>
        <w:spacing w:after="240" w:before="240" w:lineRule="auto"/>
        <w:rPr/>
      </w:pPr>
      <w:r w:rsidDel="00000000" w:rsidR="00000000" w:rsidRPr="00000000">
        <w:rPr>
          <w:rtl w:val="0"/>
        </w:rPr>
        <w:t xml:space="preserve">This book extracts 21 key design patterns that represent fundamental building blocks and techniques for constructing sophisticated agents on various technical canvases. Understanding and applying these patterns will significantly elevate your ability to design and implement intelligent systems effectively.</w:t>
      </w:r>
    </w:p>
    <w:p w:rsidR="00000000" w:rsidDel="00000000" w:rsidP="00000000" w:rsidRDefault="00000000" w:rsidRPr="00000000" w14:paraId="00000041">
      <w:pPr>
        <w:pStyle w:val="Heading1"/>
        <w:spacing w:after="240" w:before="240" w:lineRule="auto"/>
        <w:rPr/>
      </w:pPr>
      <w:bookmarkStart w:colFirst="0" w:colLast="0" w:name="_7j60ibninux9" w:id="4"/>
      <w:bookmarkEnd w:id="4"/>
      <w:r w:rsidDel="00000000" w:rsidR="00000000" w:rsidRPr="00000000">
        <w:rPr>
          <w:rtl w:val="0"/>
        </w:rPr>
        <w:t xml:space="preserve">Overview of the Book and How to Use It</w:t>
      </w:r>
    </w:p>
    <w:p w:rsidR="00000000" w:rsidDel="00000000" w:rsidP="00000000" w:rsidRDefault="00000000" w:rsidRPr="00000000" w14:paraId="00000042">
      <w:pPr>
        <w:spacing w:after="240" w:before="240" w:lineRule="auto"/>
        <w:rPr/>
      </w:pPr>
      <w:r w:rsidDel="00000000" w:rsidR="00000000" w:rsidRPr="00000000">
        <w:rPr>
          <w:rtl w:val="0"/>
        </w:rPr>
        <w:t xml:space="preserve">This book, "</w:t>
      </w:r>
      <w:r w:rsidDel="00000000" w:rsidR="00000000" w:rsidRPr="00000000">
        <w:rPr>
          <w:rFonts w:ascii="Roboto" w:cs="Roboto" w:eastAsia="Roboto" w:hAnsi="Roboto"/>
          <w:color w:val="1f1f1f"/>
          <w:sz w:val="21"/>
          <w:szCs w:val="21"/>
          <w:highlight w:val="white"/>
          <w:rtl w:val="0"/>
        </w:rPr>
        <w:t xml:space="preserve">Agentic Design Patterns</w:t>
      </w:r>
      <w:r w:rsidDel="00000000" w:rsidR="00000000" w:rsidRPr="00000000">
        <w:rPr>
          <w:rtl w:val="0"/>
        </w:rPr>
        <w:t xml:space="preserve">: A Hands-On Guide to Building Intelligent Systems," is crafted to be a practical and accessible resource. Its primary focus is on clearly explaining each agentic pattern and providing concrete, runnable code examples to demonstrate its implementation. Across 21 dedicated chapters, we will explore a diverse range of design patterns, from foundational concepts like structuring sequential operations (Prompt Chaining) and external interaction (Tool Use) to more advanced topics like collaborative work (Multi-Agent Collaboration) and self-improvement (Self-Correction).</w:t>
      </w:r>
    </w:p>
    <w:p w:rsidR="00000000" w:rsidDel="00000000" w:rsidP="00000000" w:rsidRDefault="00000000" w:rsidRPr="00000000" w14:paraId="00000043">
      <w:pPr>
        <w:spacing w:after="240" w:before="240" w:lineRule="auto"/>
        <w:rPr/>
      </w:pPr>
      <w:r w:rsidDel="00000000" w:rsidR="00000000" w:rsidRPr="00000000">
        <w:rPr>
          <w:rtl w:val="0"/>
        </w:rPr>
        <w:t xml:space="preserve">The book is organized chapter by chapter, with each chapter delving into a single agentic pattern. Within each chapter, you will find:</w:t>
      </w:r>
    </w:p>
    <w:p w:rsidR="00000000" w:rsidDel="00000000" w:rsidP="00000000" w:rsidRDefault="00000000" w:rsidRPr="00000000" w14:paraId="00000044">
      <w:pPr>
        <w:numPr>
          <w:ilvl w:val="0"/>
          <w:numId w:val="1"/>
        </w:numPr>
        <w:spacing w:after="0" w:afterAutospacing="0" w:before="240" w:lineRule="auto"/>
        <w:ind w:left="720" w:hanging="360"/>
      </w:pPr>
      <w:r w:rsidDel="00000000" w:rsidR="00000000" w:rsidRPr="00000000">
        <w:rPr>
          <w:rtl w:val="0"/>
        </w:rPr>
        <w:t xml:space="preserve">A detailed </w:t>
      </w:r>
      <w:r w:rsidDel="00000000" w:rsidR="00000000" w:rsidRPr="00000000">
        <w:rPr>
          <w:b w:val="1"/>
          <w:rtl w:val="0"/>
        </w:rPr>
        <w:t xml:space="preserve">Pattern Overview</w:t>
      </w:r>
      <w:r w:rsidDel="00000000" w:rsidR="00000000" w:rsidRPr="00000000">
        <w:rPr>
          <w:rtl w:val="0"/>
        </w:rPr>
        <w:t xml:space="preserve"> providing a clear explanation of the pattern and its role in agentic design.</w:t>
      </w:r>
    </w:p>
    <w:p w:rsidR="00000000" w:rsidDel="00000000" w:rsidP="00000000" w:rsidRDefault="00000000" w:rsidRPr="00000000" w14:paraId="00000045">
      <w:pPr>
        <w:numPr>
          <w:ilvl w:val="0"/>
          <w:numId w:val="1"/>
        </w:numPr>
        <w:spacing w:after="0" w:afterAutospacing="0" w:before="0" w:beforeAutospacing="0" w:lineRule="auto"/>
        <w:ind w:left="720" w:hanging="360"/>
      </w:pPr>
      <w:r w:rsidDel="00000000" w:rsidR="00000000" w:rsidRPr="00000000">
        <w:rPr>
          <w:rtl w:val="0"/>
        </w:rPr>
        <w:t xml:space="preserve">A section on </w:t>
      </w:r>
      <w:r w:rsidDel="00000000" w:rsidR="00000000" w:rsidRPr="00000000">
        <w:rPr>
          <w:b w:val="1"/>
          <w:rtl w:val="0"/>
        </w:rPr>
        <w:t xml:space="preserve">Practical Applications &amp; Use Cases</w:t>
      </w:r>
      <w:r w:rsidDel="00000000" w:rsidR="00000000" w:rsidRPr="00000000">
        <w:rPr>
          <w:rtl w:val="0"/>
        </w:rPr>
        <w:t xml:space="preserve"> illustrating real-world scenarios where the pattern is invaluable and the benefits it brings.</w:t>
      </w:r>
    </w:p>
    <w:p w:rsidR="00000000" w:rsidDel="00000000" w:rsidP="00000000" w:rsidRDefault="00000000" w:rsidRPr="00000000" w14:paraId="00000046">
      <w:pPr>
        <w:numPr>
          <w:ilvl w:val="0"/>
          <w:numId w:val="1"/>
        </w:numPr>
        <w:spacing w:after="0" w:afterAutospacing="0" w:before="0" w:beforeAutospacing="0" w:lineRule="auto"/>
        <w:ind w:left="720" w:hanging="360"/>
      </w:pPr>
      <w:r w:rsidDel="00000000" w:rsidR="00000000" w:rsidRPr="00000000">
        <w:rPr>
          <w:rtl w:val="0"/>
        </w:rPr>
        <w:t xml:space="preserve">A </w:t>
      </w:r>
      <w:r w:rsidDel="00000000" w:rsidR="00000000" w:rsidRPr="00000000">
        <w:rPr>
          <w:b w:val="1"/>
          <w:rtl w:val="0"/>
        </w:rPr>
        <w:t xml:space="preserve">Hands-On Code Example</w:t>
      </w:r>
      <w:r w:rsidDel="00000000" w:rsidR="00000000" w:rsidRPr="00000000">
        <w:rPr>
          <w:rtl w:val="0"/>
        </w:rPr>
        <w:t xml:space="preserve"> offering practical, runnable code that demonstrates the pattern's implementation using prominent agent development frameworks. This is where you'll see how to apply the pattern within the context of a technical canvas.</w:t>
      </w:r>
    </w:p>
    <w:p w:rsidR="00000000" w:rsidDel="00000000" w:rsidP="00000000" w:rsidRDefault="00000000" w:rsidRPr="00000000" w14:paraId="00000047">
      <w:pPr>
        <w:numPr>
          <w:ilvl w:val="0"/>
          <w:numId w:val="1"/>
        </w:numPr>
        <w:spacing w:after="0" w:afterAutospacing="0" w:before="0" w:beforeAutospacing="0" w:lineRule="auto"/>
        <w:ind w:left="720" w:hanging="360"/>
      </w:pPr>
      <w:r w:rsidDel="00000000" w:rsidR="00000000" w:rsidRPr="00000000">
        <w:rPr>
          <w:b w:val="1"/>
          <w:rtl w:val="0"/>
        </w:rPr>
        <w:t xml:space="preserve">Key Takeaways</w:t>
      </w:r>
      <w:r w:rsidDel="00000000" w:rsidR="00000000" w:rsidRPr="00000000">
        <w:rPr>
          <w:rtl w:val="0"/>
        </w:rPr>
        <w:t xml:space="preserve"> summarizing the most crucial points for quick review.</w:t>
      </w:r>
    </w:p>
    <w:p w:rsidR="00000000" w:rsidDel="00000000" w:rsidP="00000000" w:rsidRDefault="00000000" w:rsidRPr="00000000" w14:paraId="00000048">
      <w:pPr>
        <w:numPr>
          <w:ilvl w:val="0"/>
          <w:numId w:val="1"/>
        </w:numPr>
        <w:spacing w:after="240" w:before="0" w:beforeAutospacing="0" w:lineRule="auto"/>
        <w:ind w:left="720" w:hanging="360"/>
      </w:pPr>
      <w:r w:rsidDel="00000000" w:rsidR="00000000" w:rsidRPr="00000000">
        <w:rPr>
          <w:b w:val="1"/>
          <w:rtl w:val="0"/>
        </w:rPr>
        <w:t xml:space="preserve">References</w:t>
      </w:r>
      <w:r w:rsidDel="00000000" w:rsidR="00000000" w:rsidRPr="00000000">
        <w:rPr>
          <w:rtl w:val="0"/>
        </w:rPr>
        <w:t xml:space="preserve"> for further exploration, providing resources for deeper learning on the pattern and related concepts.</w:t>
      </w:r>
    </w:p>
    <w:p w:rsidR="00000000" w:rsidDel="00000000" w:rsidP="00000000" w:rsidRDefault="00000000" w:rsidRPr="00000000" w14:paraId="00000049">
      <w:pPr>
        <w:spacing w:after="240" w:before="240" w:lineRule="auto"/>
        <w:rPr/>
      </w:pPr>
      <w:r w:rsidDel="00000000" w:rsidR="00000000" w:rsidRPr="00000000">
        <w:rPr>
          <w:rtl w:val="0"/>
        </w:rPr>
        <w:t xml:space="preserve">While the chapters are ordered to build concepts progressively, feel free to use the book as a reference, jumping to chapters that address specific challenges you face in your own agent development projects. The appendices provide a comprehensive look at advanced prompting techniques, principles for applying AI agents in real-world environments, and an overview of essential agentic frameworks. To complement this, practical online-only tutorials are included, offering step-by-step guidance on building agents with specific platforms like AgentSpace and for the command-line interface. The emphasis throughout is on practical application; we strongly encourage you to run the code examples, experiment with them, and adapt them to build your own intelligent systems on your chosen canvas.</w:t>
      </w:r>
    </w:p>
    <w:p w:rsidR="00000000" w:rsidDel="00000000" w:rsidP="00000000" w:rsidRDefault="00000000" w:rsidRPr="00000000" w14:paraId="0000004A">
      <w:pPr>
        <w:pStyle w:val="Heading1"/>
        <w:spacing w:after="240" w:before="240" w:lineRule="auto"/>
        <w:rPr/>
      </w:pPr>
      <w:bookmarkStart w:colFirst="0" w:colLast="0" w:name="_8zsk8hu4u2e" w:id="5"/>
      <w:bookmarkEnd w:id="5"/>
      <w:r w:rsidDel="00000000" w:rsidR="00000000" w:rsidRPr="00000000">
        <w:rPr>
          <w:rtl w:val="0"/>
        </w:rPr>
        <w:t xml:space="preserve">Introduction to the Frameworks Used</w:t>
      </w:r>
    </w:p>
    <w:p w:rsidR="00000000" w:rsidDel="00000000" w:rsidP="00000000" w:rsidRDefault="00000000" w:rsidRPr="00000000" w14:paraId="0000004B">
      <w:pPr>
        <w:spacing w:after="240" w:before="240" w:lineRule="auto"/>
        <w:rPr/>
      </w:pPr>
      <w:r w:rsidDel="00000000" w:rsidR="00000000" w:rsidRPr="00000000">
        <w:rPr>
          <w:rtl w:val="0"/>
        </w:rPr>
        <w:t xml:space="preserve">To provide a tangible "canvas" for our code examples (see also Appendix), we will primarily utilize three prominent agent development frameworks. </w:t>
      </w:r>
      <w:r w:rsidDel="00000000" w:rsidR="00000000" w:rsidRPr="00000000">
        <w:rPr>
          <w:b w:val="1"/>
          <w:rtl w:val="0"/>
        </w:rPr>
        <w:t xml:space="preserve">LangChain</w:t>
      </w:r>
      <w:r w:rsidDel="00000000" w:rsidR="00000000" w:rsidRPr="00000000">
        <w:rPr>
          <w:rtl w:val="0"/>
        </w:rPr>
        <w:t xml:space="preserve">, along with its stateful extension </w:t>
      </w:r>
      <w:r w:rsidDel="00000000" w:rsidR="00000000" w:rsidRPr="00000000">
        <w:rPr>
          <w:b w:val="1"/>
          <w:rtl w:val="0"/>
        </w:rPr>
        <w:t xml:space="preserve">LangGraph</w:t>
      </w:r>
      <w:r w:rsidDel="00000000" w:rsidR="00000000" w:rsidRPr="00000000">
        <w:rPr>
          <w:rtl w:val="0"/>
        </w:rPr>
        <w:t xml:space="preserve">, provides a flexible way to chain together language models and other components, offering a robust canvas for building complex sequences and graphs of operations. </w:t>
      </w:r>
      <w:r w:rsidDel="00000000" w:rsidR="00000000" w:rsidRPr="00000000">
        <w:rPr>
          <w:b w:val="1"/>
          <w:rtl w:val="0"/>
        </w:rPr>
        <w:t xml:space="preserve">Crew AI</w:t>
      </w:r>
      <w:r w:rsidDel="00000000" w:rsidR="00000000" w:rsidRPr="00000000">
        <w:rPr>
          <w:rtl w:val="0"/>
        </w:rPr>
        <w:t xml:space="preserve"> provides a structured framework specifically designed for orchestrating multiple AI agents, roles, and tasks, acting as a canvas particularly well-suited for collaborative agent systems. The </w:t>
      </w:r>
      <w:r w:rsidDel="00000000" w:rsidR="00000000" w:rsidRPr="00000000">
        <w:rPr>
          <w:b w:val="1"/>
          <w:rtl w:val="0"/>
        </w:rPr>
        <w:t xml:space="preserve">Google Agent Developer Kit (Google ADK)</w:t>
      </w:r>
      <w:r w:rsidDel="00000000" w:rsidR="00000000" w:rsidRPr="00000000">
        <w:rPr>
          <w:rtl w:val="0"/>
        </w:rPr>
        <w:t xml:space="preserve"> offers tools and components for building, evaluating, and deploying agents, providing another valuable canvas, often integrated with Google's AI infrastructure.</w:t>
      </w:r>
    </w:p>
    <w:p w:rsidR="00000000" w:rsidDel="00000000" w:rsidP="00000000" w:rsidRDefault="00000000" w:rsidRPr="00000000" w14:paraId="0000004C">
      <w:pPr>
        <w:spacing w:after="240" w:before="240" w:lineRule="auto"/>
        <w:rPr/>
      </w:pPr>
      <w:r w:rsidDel="00000000" w:rsidR="00000000" w:rsidRPr="00000000">
        <w:rPr>
          <w:rtl w:val="0"/>
        </w:rPr>
        <w:t xml:space="preserve">These frameworks represent different facets of the agent development canvas, each with its strengths. By showing examples across these tools, you will gain a broader understanding of how the patterns can be applied regardless of the specific technical environment you choose for your agentic systems. The examples are designed to clearly illustrate the pattern's core logic and its implementation on the framework's canvas, focusing on clarity and practicality.</w:t>
      </w:r>
    </w:p>
    <w:p w:rsidR="00000000" w:rsidDel="00000000" w:rsidP="00000000" w:rsidRDefault="00000000" w:rsidRPr="00000000" w14:paraId="0000004D">
      <w:pPr>
        <w:spacing w:after="240" w:before="240" w:lineRule="auto"/>
        <w:rPr/>
      </w:pPr>
      <w:r w:rsidDel="00000000" w:rsidR="00000000" w:rsidRPr="00000000">
        <w:rPr>
          <w:rtl w:val="0"/>
        </w:rPr>
        <w:t xml:space="preserve">By the end of this book, you will not only understand the fundamental concepts behind 21 essential agentic patterns but also possess the practical knowledge and code examples to apply them effectively, enabling you to build more intelligent, capable, and autonomous systems on your chosen development canvas. Let's begin this hands-on </w:t>
      </w:r>
      <w:r w:rsidDel="00000000" w:rsidR="00000000" w:rsidRPr="00000000">
        <w:rPr>
          <w:rtl w:val="0"/>
        </w:rPr>
        <w:t xml:space="preserve">journey</w:t>
      </w:r>
      <w:r w:rsidDel="00000000" w:rsidR="00000000" w:rsidRPr="00000000">
        <w:rPr>
          <w:rtl w:val="0"/>
        </w:rPr>
        <w:t xml:space="preserve">!</w:t>
      </w:r>
    </w:p>
    <w:p w:rsidR="00000000" w:rsidDel="00000000" w:rsidP="00000000" w:rsidRDefault="00000000" w:rsidRPr="00000000" w14:paraId="0000004E">
      <w:pPr>
        <w:spacing w:after="240" w:before="240" w:lineRule="auto"/>
        <w:rPr/>
      </w:pPr>
      <w:r w:rsidDel="00000000" w:rsidR="00000000" w:rsidRPr="00000000">
        <w:rPr>
          <w:rtl w:val="0"/>
        </w:rPr>
      </w:r>
    </w:p>
    <w:p w:rsidR="00000000" w:rsidDel="00000000" w:rsidP="00000000" w:rsidRDefault="00000000" w:rsidRPr="00000000" w14:paraId="0000004F">
      <w:pPr>
        <w:rPr/>
      </w:pPr>
      <w:commentRangeStart w:id="0"/>
      <w:commentRangeStart w:id="1"/>
      <w:commentRangeStart w:id="2"/>
      <w:commentRangeStart w:id="3"/>
      <w:commentRangeStart w:id="4"/>
      <w:commentRangeStart w:id="5"/>
      <w:commentRangeStart w:id="6"/>
      <w:commentRangeStart w:id="7"/>
      <w:commentRangeStart w:id="8"/>
      <w:commentRangeStart w:id="9"/>
      <w:commentRangeStart w:id="10"/>
      <w:commentRangeStart w:id="11"/>
      <w:r w:rsidDel="00000000" w:rsidR="00000000" w:rsidRPr="00000000">
        <w:rPr/>
        <w:drawing>
          <wp:inline distB="114300" distT="114300" distL="114300" distR="114300">
            <wp:extent cx="5943600" cy="5943600"/>
            <wp:effectExtent b="0" l="0" r="0" t="0"/>
            <wp:docPr id="1" name="image3.jpg"/>
            <a:graphic>
              <a:graphicData uri="http://schemas.openxmlformats.org/drawingml/2006/picture">
                <pic:pic>
                  <pic:nvPicPr>
                    <pic:cNvPr id="0" name="image3.jpg"/>
                    <pic:cNvPicPr preferRelativeResize="0"/>
                  </pic:nvPicPr>
                  <pic:blipFill>
                    <a:blip r:embed="rId67"/>
                    <a:srcRect b="0" l="0" r="0" t="0"/>
                    <a:stretch>
                      <a:fillRect/>
                    </a:stretch>
                  </pic:blipFill>
                  <pic:spPr>
                    <a:xfrm>
                      <a:off x="0" y="0"/>
                      <a:ext cx="5943600" cy="5943600"/>
                    </a:xfrm>
                    <a:prstGeom prst="rect"/>
                    <a:ln/>
                  </pic:spPr>
                </pic:pic>
              </a:graphicData>
            </a:graphic>
          </wp:inline>
        </w:drawing>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commentRangeEnd w:id="8"/>
      <w:r w:rsidDel="00000000" w:rsidR="00000000" w:rsidRPr="00000000">
        <w:commentReference w:id="8"/>
      </w:r>
      <w:commentRangeEnd w:id="9"/>
      <w:r w:rsidDel="00000000" w:rsidR="00000000" w:rsidRPr="00000000">
        <w:commentReference w:id="9"/>
      </w:r>
      <w:commentRangeEnd w:id="10"/>
      <w:r w:rsidDel="00000000" w:rsidR="00000000" w:rsidRPr="00000000">
        <w:commentReference w:id="10"/>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sz w:val="40"/>
          <w:szCs w:val="40"/>
        </w:rPr>
      </w:pPr>
      <w:r w:rsidDel="00000000" w:rsidR="00000000" w:rsidRPr="00000000">
        <w:rPr>
          <w:rtl w:val="0"/>
        </w:rPr>
      </w:r>
    </w:p>
    <w:p w:rsidR="00000000" w:rsidDel="00000000" w:rsidP="00000000" w:rsidRDefault="00000000" w:rsidRPr="00000000" w14:paraId="00000051">
      <w:pPr>
        <w:pStyle w:val="Heading1"/>
        <w:spacing w:after="240" w:before="240" w:lineRule="auto"/>
        <w:rPr>
          <w:sz w:val="40"/>
          <w:szCs w:val="40"/>
        </w:rPr>
      </w:pPr>
      <w:bookmarkStart w:colFirst="0" w:colLast="0" w:name="_5b3pzryo0twv" w:id="6"/>
      <w:bookmarkEnd w:id="6"/>
      <w:commentRangeStart w:id="12"/>
      <w:r w:rsidDel="00000000" w:rsidR="00000000" w:rsidRPr="00000000">
        <w:rPr/>
        <w:drawing>
          <wp:inline distB="114300" distT="114300" distL="114300" distR="114300">
            <wp:extent cx="4367213" cy="8192220"/>
            <wp:effectExtent b="0" l="0" r="0" t="0"/>
            <wp:docPr id="2" name="image1.png"/>
            <a:graphic>
              <a:graphicData uri="http://schemas.openxmlformats.org/drawingml/2006/picture">
                <pic:pic>
                  <pic:nvPicPr>
                    <pic:cNvPr id="0" name="image1.png"/>
                    <pic:cNvPicPr preferRelativeResize="0"/>
                  </pic:nvPicPr>
                  <pic:blipFill>
                    <a:blip r:embed="rId68"/>
                    <a:srcRect b="0" l="0" r="0" t="0"/>
                    <a:stretch>
                      <a:fillRect/>
                    </a:stretch>
                  </pic:blipFill>
                  <pic:spPr>
                    <a:xfrm>
                      <a:off x="0" y="0"/>
                      <a:ext cx="4367213" cy="8192220"/>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52">
      <w:pPr>
        <w:rPr/>
      </w:pPr>
      <w:r w:rsidDel="00000000" w:rsidR="00000000" w:rsidRPr="00000000">
        <w:rPr/>
        <w:drawing>
          <wp:inline distB="114300" distT="114300" distL="114300" distR="114300">
            <wp:extent cx="5943600" cy="8407400"/>
            <wp:effectExtent b="0" l="0" r="0" t="0"/>
            <wp:docPr id="3" name="image2.png"/>
            <a:graphic>
              <a:graphicData uri="http://schemas.openxmlformats.org/drawingml/2006/picture">
                <pic:pic>
                  <pic:nvPicPr>
                    <pic:cNvPr id="0" name="image2.png"/>
                    <pic:cNvPicPr preferRelativeResize="0"/>
                  </pic:nvPicPr>
                  <pic:blipFill>
                    <a:blip r:embed="rId69"/>
                    <a:srcRect b="0" l="0" r="0" t="0"/>
                    <a:stretch>
                      <a:fillRect/>
                    </a:stretch>
                  </pic:blipFill>
                  <pic:spPr>
                    <a:xfrm>
                      <a:off x="0" y="0"/>
                      <a:ext cx="5943600" cy="8407400"/>
                    </a:xfrm>
                    <a:prstGeom prst="rect"/>
                    <a:ln/>
                  </pic:spPr>
                </pic:pic>
              </a:graphicData>
            </a:graphic>
          </wp:inline>
        </w:drawing>
      </w:r>
      <w:r w:rsidDel="00000000" w:rsidR="00000000" w:rsidRPr="00000000">
        <w:rPr>
          <w:rtl w:val="0"/>
        </w:rPr>
      </w:r>
    </w:p>
    <w:sectPr>
      <w:footerReference r:id="rId70" w:type="default"/>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ntonio Gulli" w:id="0" w:date="2025-06-30T16:56:29Z">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Generated with Google Gemini.</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Ask for permit.</w:t>
      </w:r>
    </w:p>
  </w:comment>
  <w:comment w:author="Mario da Roza" w:id="1" w:date="2025-07-02T22:12:38Z">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created a NotebookLM with the chapters organized.  Mind if I share it?</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total reaction</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alan blount reacted with 😍 at 2025-07-02 19:18 PM</w:t>
      </w:r>
    </w:p>
  </w:comment>
  <w:comment w:author="Antonio Gulli" w:id="2" w:date="2025-07-03T04:59:31Z">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do, can you share with me too?</w:t>
      </w:r>
    </w:p>
  </w:comment>
  <w:comment w:author="Mario da Roza" w:id="3" w:date="2025-07-03T10:57:42Z">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I'll share it privately with you first, if everything looks good, i'll publish it publicly.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https://notebooklm.google.com/notebook/44bc8819-958d-4050-8431-e7efe2dbd16e?_gl=1*19eofcw*_ga*MTEwOTQ2OTQ2LjE3NTE0OTMzNzE.*_ga_W0LDH41ZCB*czE3NTE0OTMzNzEkbzEkZzEkdDE3NTE0OTMzNzEkajYwJGwwJGgw</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total reaction</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Robert H. Mowery III reacted with 👍 at 2025-07-21 06:56 AM</w:t>
      </w:r>
    </w:p>
  </w:comment>
  <w:comment w:author="Antonio Gulli" w:id="4" w:date="2025-07-03T12:48:09Z">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access</w:t>
      </w:r>
    </w:p>
  </w:comment>
  <w:comment w:author="Mario da Roza" w:id="5" w:date="2025-07-03T14:40:57Z">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sent you a quick invite to your gmail.  please check.  once you're ok, i'll make it fully accessible.</w:t>
      </w:r>
    </w:p>
  </w:comment>
  <w:comment w:author="Antonio Gulli" w:id="6" w:date="2025-07-03T17:53:11Z">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Love it, do it!</w:t>
      </w:r>
    </w:p>
  </w:comment>
  <w:comment w:author="Mario da Roza" w:id="7" w:date="2025-07-03T19:10:36Z">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w:t>
      </w:r>
    </w:p>
  </w:comment>
  <w:comment w:author="Antonio Gulli" w:id="8" w:date="2025-07-06T05:19:01Z">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where did you share?</w:t>
      </w:r>
    </w:p>
  </w:comment>
  <w:comment w:author="Mario da Roza" w:id="9" w:date="2025-07-07T02:21:15Z">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link now is available to the public:</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https://notebooklm.google.com/notebook/44bc8819-958d-4050-8431-e7efe2dbd16e?_gl=1*19eofcw*_ga*MTEwOTQ2OTQ2LjE3NTE0OTMzNzE.*_ga_W0LDH41ZCB*czE3NTE0OTMzNzEkbzEkZzEkdDE3NTE0OTMzNzEkajYwJGwwJGgw</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 total reactions</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Lawrence Tse reacted with ❤️ at 2025-07-19 20:18 PM</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Angie Vianey Ariza Pardo reacted with ❤️ at 2025-07-21 07:50 AM</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Sudipto Guha reacted with ❤️ at 2025-07-20 18:02 PM</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Khash Nejad reacted with ❤️ at 2025-07-18 11:43 AM</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Joseph Sirosh reacted with ❤️ at 2025-07-07 14:41 PM</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Pulkit Kapur reacted with ❤️ at 2025-07-18 11:22 AM</w:t>
      </w:r>
    </w:p>
  </w:comment>
  <w:comment w:author="Klearchos Stavrothanasopoulos" w:id="10" w:date="2025-07-18T08:40:05Z">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Dont have access :/</w:t>
      </w:r>
    </w:p>
  </w:comment>
  <w:comment w:author="A'zamjon Baxriddinov" w:id="11" w:date="2025-07-21T03:13:22Z">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w:t>
      </w:r>
    </w:p>
  </w:comment>
  <w:comment w:id="12" w:date="2025-06-25T18:13:24Z">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total reactions</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IRONLabs reacted with ❣️ at 2025-07-12 00:02 AM</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Harsh Porwal reacted with ❤️ at 2025-07-07 04:12 AM</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Nicholas Reid reacted with ❣️ at 2025-06-25 11:13 AM</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3">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otnote w:id="0">
    <w:p w:rsidR="00000000" w:rsidDel="00000000" w:rsidP="00000000" w:rsidRDefault="00000000" w:rsidRPr="00000000" w14:paraId="00000054">
      <w:pPr>
        <w:spacing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sz w:val="20"/>
          <w:szCs w:val="20"/>
          <w:rtl w:val="0"/>
        </w:rPr>
        <w:t xml:space="preserve">All my royalties will be donated to Save the Children</w:t>
      </w:r>
      <w:r w:rsidDel="00000000" w:rsidR="00000000" w:rsidRPr="00000000">
        <w:rPr>
          <w:rtl w:val="0"/>
        </w:rPr>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drive.google.com/drive/u/0/folders/1Y3U3IrYCiJ3E45Z8okR5eCg7OPnWQtPV" TargetMode="External"/><Relationship Id="rId42" Type="http://schemas.openxmlformats.org/officeDocument/2006/relationships/hyperlink" Target="https://drive.google.com/drive/u/0/folders/1Y3U3IrYCiJ3E45Z8okR5eCg7OPnWQtPV" TargetMode="External"/><Relationship Id="rId41" Type="http://schemas.openxmlformats.org/officeDocument/2006/relationships/hyperlink" Target="https://docs.google.com/document/d/1v96Oobio6xDOqbK8ejsXjmOc4Dp2uoLMo5_gfJgi-NE/edit?usp=sharing" TargetMode="External"/><Relationship Id="rId44" Type="http://schemas.openxmlformats.org/officeDocument/2006/relationships/hyperlink" Target="https://drive.google.com/drive/u/0/folders/1Y3U3IrYCiJ3E45Z8okR5eCg7OPnWQtPV" TargetMode="External"/><Relationship Id="rId43" Type="http://schemas.openxmlformats.org/officeDocument/2006/relationships/hyperlink" Target="https://docs.google.com/document/d/1H6HmUYcy5kugt5gt7Kh2Zzb8C62d5pu36RsgMNDCX24/edit?usp=sharing" TargetMode="External"/><Relationship Id="rId46" Type="http://schemas.openxmlformats.org/officeDocument/2006/relationships/hyperlink" Target="https://drive.google.com/drive/u/0/folders/1Y3U3IrYCiJ3E45Z8okR5eCg7OPnWQtPV" TargetMode="External"/><Relationship Id="rId45" Type="http://schemas.openxmlformats.org/officeDocument/2006/relationships/hyperlink" Target="https://docs.google.com/document/d/1nAN58l6JjqEJHk43126uh7xgdEblCpcbsNUHXgtBmJQ/edit?usp=sharing"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docs.google.com/document/d/11Pzswm7aKzoK7uMGhup0D0qHcqJ-eCQwRm1F0xFnY3E/edit?tab=t.0" TargetMode="External"/><Relationship Id="rId48" Type="http://schemas.openxmlformats.org/officeDocument/2006/relationships/hyperlink" Target="https://drive.google.com/drive/u/0/folders/1Y3U3IrYCiJ3E45Z8okR5eCg7OPnWQtPV" TargetMode="External"/><Relationship Id="rId47" Type="http://schemas.openxmlformats.org/officeDocument/2006/relationships/hyperlink" Target="https://docs.google.com/document/d/1Yt1W_hLaC6ZNgJXfT4W6NrCL4TzNVdKOX50kgpHiIq4/edit?usp=sharing" TargetMode="External"/><Relationship Id="rId49" Type="http://schemas.openxmlformats.org/officeDocument/2006/relationships/hyperlink" Target="https://docs.google.com/document/d/1Gpc5af_okze1kprRLohP6-81e1KwL6HggjeLvxQyIuk/edit?usp=sharing" TargetMode="External"/><Relationship Id="rId5" Type="http://schemas.openxmlformats.org/officeDocument/2006/relationships/footnotes" Target="footnotes.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hyperlink" Target="https://www.linkedin.com/in/searchguy/" TargetMode="External"/><Relationship Id="rId31" Type="http://schemas.openxmlformats.org/officeDocument/2006/relationships/hyperlink" Target="https://docs.google.com/document/d/1UHTEDCmSM1nwB-iyMoHuYzVcu_B_4KkJ2ITGGUKqo8s/edit?tab=t.0" TargetMode="External"/><Relationship Id="rId30" Type="http://schemas.openxmlformats.org/officeDocument/2006/relationships/hyperlink" Target="https://drive.google.com/drive/u/0/folders/1Y3U3IrYCiJ3E45Z8okR5eCg7OPnWQtPV" TargetMode="External"/><Relationship Id="rId33" Type="http://schemas.openxmlformats.org/officeDocument/2006/relationships/hyperlink" Target="https://docs.google.com/document/d/1e6XimYczKmhX9zpqEyxLFWPQgGuG0brp7Hic2sFl_qw/edit?usp=sharing" TargetMode="External"/><Relationship Id="rId32" Type="http://schemas.openxmlformats.org/officeDocument/2006/relationships/hyperlink" Target="https://drive.google.com/drive/u/0/folders/1Y3U3IrYCiJ3E45Z8okR5eCg7OPnWQtPV" TargetMode="External"/><Relationship Id="rId35" Type="http://schemas.openxmlformats.org/officeDocument/2006/relationships/hyperlink" Target="https://docs.google.com/document/d/10ndlCB39BWjyFRWKpcoKib4vuPD1ojD-x0-ynMaf5uw/edit?tab=t.0" TargetMode="External"/><Relationship Id="rId34" Type="http://schemas.openxmlformats.org/officeDocument/2006/relationships/hyperlink" Target="https://drive.google.com/drive/u/0/folders/1Y3U3IrYCiJ3E45Z8okR5eCg7OPnWQtPV" TargetMode="External"/><Relationship Id="rId70" Type="http://schemas.openxmlformats.org/officeDocument/2006/relationships/footer" Target="footer1.xml"/><Relationship Id="rId37" Type="http://schemas.openxmlformats.org/officeDocument/2006/relationships/hyperlink" Target="https://docs.google.com/document/d/1C07AuMur6-infwE0viCp4QtAy_wWI-uceFm6MaYHQGk/edit?tab=t.0#heading=h.m2kk4kdjt6ir" TargetMode="External"/><Relationship Id="rId36" Type="http://schemas.openxmlformats.org/officeDocument/2006/relationships/hyperlink" Target="https://drive.google.com/drive/u/0/folders/1Y3U3IrYCiJ3E45Z8okR5eCg7OPnWQtPV" TargetMode="External"/><Relationship Id="rId39" Type="http://schemas.openxmlformats.org/officeDocument/2006/relationships/hyperlink" Target="https://docs.google.com/document/d/1ImOZcw6yeb7a-uRBMNP1VdovYfyip4IdsAcLu9yue-0/edit?usp=sharing" TargetMode="External"/><Relationship Id="rId38" Type="http://schemas.openxmlformats.org/officeDocument/2006/relationships/hyperlink" Target="https://drive.google.com/drive/u/0/folders/1Y3U3IrYCiJ3E45Z8okR5eCg7OPnWQtPV" TargetMode="External"/><Relationship Id="rId62" Type="http://schemas.openxmlformats.org/officeDocument/2006/relationships/hyperlink" Target="https://docs.google.com/document/d/14q3fQ-FZmDgiughno_WLSILMWkURvUgR7mlGiFtvwd4/edit?tab=t.0" TargetMode="External"/><Relationship Id="rId61" Type="http://schemas.openxmlformats.org/officeDocument/2006/relationships/hyperlink" Target="http://docs.google.com/document/d/1W4znto0a8Ikajw5a4tEyRAaB2nJPJw_iFc4w4qNnjho/edit?tab=t.0#heading=h.6zaq0kvy131m" TargetMode="External"/><Relationship Id="rId20" Type="http://schemas.openxmlformats.org/officeDocument/2006/relationships/hyperlink" Target="https://drive.google.com/drive/u/0/folders/1Y3U3IrYCiJ3E45Z8okR5eCg7OPnWQtPV" TargetMode="External"/><Relationship Id="rId64" Type="http://schemas.openxmlformats.org/officeDocument/2006/relationships/hyperlink" Target="https://docs.google.com/document/d/1NGzpg9VldtStb_7jRkXJYBaHFwPwJ7WN6ZcTr7dNSVA/edit?usp=sharing" TargetMode="External"/><Relationship Id="rId63" Type="http://schemas.openxmlformats.org/officeDocument/2006/relationships/hyperlink" Target="https://docs.google.com/document/d/1tVyhgwrD4fu_D_pHUrwhNxoguRG3tLc1KObXFxrxE_s/edit?tab=t.0" TargetMode="External"/><Relationship Id="rId22" Type="http://schemas.openxmlformats.org/officeDocument/2006/relationships/hyperlink" Target="https://drive.google.com/drive/u/0/folders/1Y3U3IrYCiJ3E45Z8okR5eCg7OPnWQtPV" TargetMode="External"/><Relationship Id="rId66" Type="http://schemas.openxmlformats.org/officeDocument/2006/relationships/hyperlink" Target="https://docs.google.com/document/d/15MrpoJBrZIi6aEZrBJCeCvVsIoC-EecYG9EWVk3YCKw/edit?tab=t.0" TargetMode="External"/><Relationship Id="rId21" Type="http://schemas.openxmlformats.org/officeDocument/2006/relationships/hyperlink" Target="https://docs.google.com/document/d/1HXXJOQIMWowtLw4WMiSR360caDAlZPtl5dPPgvq9IT4/edit?tab=t.0#heading=h.a7nkedxjnyap" TargetMode="External"/><Relationship Id="rId65" Type="http://schemas.openxmlformats.org/officeDocument/2006/relationships/hyperlink" Target="https://docs.google.com/document/d/1_j_OdzeUALluBUO1GkZ48DsHbbDETiM_1G4farVLPnE/edit?usp=sharing" TargetMode="External"/><Relationship Id="rId24" Type="http://schemas.openxmlformats.org/officeDocument/2006/relationships/hyperlink" Target="https://drive.google.com/drive/u/0/folders/1Y3U3IrYCiJ3E45Z8okR5eCg7OPnWQtPV" TargetMode="External"/><Relationship Id="rId68" Type="http://schemas.openxmlformats.org/officeDocument/2006/relationships/image" Target="media/image1.png"/><Relationship Id="rId23" Type="http://schemas.openxmlformats.org/officeDocument/2006/relationships/hyperlink" Target="https://docs.google.com/document/d/1bE4iMljhppqGY1p48gQWtZvk6MfRuJRCiba1yRykGNE/edit?usp=sharing" TargetMode="External"/><Relationship Id="rId67" Type="http://schemas.openxmlformats.org/officeDocument/2006/relationships/image" Target="media/image3.jpg"/><Relationship Id="rId60" Type="http://schemas.openxmlformats.org/officeDocument/2006/relationships/hyperlink" Target="https://docs.google.com/document/d/1bDRJ8mKtLTeWNC-cGD0Cr8pEJQgJHNcjqz5ekloAjaE/edit?tab=t.0" TargetMode="External"/><Relationship Id="rId26" Type="http://schemas.openxmlformats.org/officeDocument/2006/relationships/hyperlink" Target="https://drive.google.com/drive/u/0/folders/1Y3U3IrYCiJ3E45Z8okR5eCg7OPnWQtPV" TargetMode="External"/><Relationship Id="rId25" Type="http://schemas.openxmlformats.org/officeDocument/2006/relationships/hyperlink" Target="https://docs.google.com/document/d/18vvNESEwHnVUREzIipuaDNCnNAREGqEfy9MQYC9wb4o/edit?usp=sharing" TargetMode="External"/><Relationship Id="rId69" Type="http://schemas.openxmlformats.org/officeDocument/2006/relationships/image" Target="media/image2.png"/><Relationship Id="rId28" Type="http://schemas.openxmlformats.org/officeDocument/2006/relationships/hyperlink" Target="https://drive.google.com/drive/u/0/folders/1Y3U3IrYCiJ3E45Z8okR5eCg7OPnWQtPV" TargetMode="External"/><Relationship Id="rId27" Type="http://schemas.openxmlformats.org/officeDocument/2006/relationships/hyperlink" Target="https://docs.google.com/document/d/1RZ5-2fykDQKOBx01pwfKkDe0GCs5ydca7xW9Q4wqS_M/edit?tab=t.0" TargetMode="External"/><Relationship Id="rId29" Type="http://schemas.openxmlformats.org/officeDocument/2006/relationships/hyperlink" Target="https://docs.google.com/document/d/1asVTObtzIye0I9ypAztaeeI_sr_Hx2TORE02uUuqH_c/edit?tab=t.0" TargetMode="External"/><Relationship Id="rId51" Type="http://schemas.openxmlformats.org/officeDocument/2006/relationships/hyperlink" Target="https://docs.google.com/document/d/1G3zOZM2ZOd0gUp5dy66FUjKMOcALh9l-JpvPxgGMm8w/edit?usp=sharing" TargetMode="External"/><Relationship Id="rId50" Type="http://schemas.openxmlformats.org/officeDocument/2006/relationships/hyperlink" Target="https://drive.google.com/drive/u/0/folders/1Y3U3IrYCiJ3E45Z8okR5eCg7OPnWQtPV" TargetMode="External"/><Relationship Id="rId53" Type="http://schemas.openxmlformats.org/officeDocument/2006/relationships/hyperlink" Target="https://docs.google.com/document/d/1qyXxGM2hNqW_qjXuBFxrEUeoYVO79BoW1ogKu1bfdCY/edit?usp=sharing" TargetMode="External"/><Relationship Id="rId52" Type="http://schemas.openxmlformats.org/officeDocument/2006/relationships/hyperlink" Target="https://drive.google.com/drive/u/0/folders/1Y3U3IrYCiJ3E45Z8okR5eCg7OPnWQtPV" TargetMode="External"/><Relationship Id="rId11" Type="http://schemas.openxmlformats.org/officeDocument/2006/relationships/hyperlink" Target="https://docs.google.com/document/d/1u2y6tY48bw8nriDUuwWEf9s8g66vyIqBKSKZDOS-n0s/edit?tab=t.0#heading=h.y1l1kh7vu0qi" TargetMode="External"/><Relationship Id="rId55" Type="http://schemas.openxmlformats.org/officeDocument/2006/relationships/hyperlink" Target="https://docs.google.com/document/d/1zeeMVTqjqRIli6G9MMWThhoQhvKqLOjJF2EHHUXLhdk/edit?usp=sharing" TargetMode="External"/><Relationship Id="rId10" Type="http://schemas.openxmlformats.org/officeDocument/2006/relationships/hyperlink" Target="https://docs.google.com/document/d/1cQ61mNpiWn6eSORmWjEjF44vN2Lpba8kyKmNwIC60ig/edit?usp=sharing" TargetMode="External"/><Relationship Id="rId54" Type="http://schemas.openxmlformats.org/officeDocument/2006/relationships/hyperlink" Target="https://drive.google.com/drive/u/0/folders/1Y3U3IrYCiJ3E45Z8okR5eCg7OPnWQtPV" TargetMode="External"/><Relationship Id="rId13" Type="http://schemas.openxmlformats.org/officeDocument/2006/relationships/hyperlink" Target="https://docs.google.com/document/d/1rsaK53T3Lg5KoGwvf8ukOUvbELRtH-V0LnOIFDxBryE/edit?usp=sharing" TargetMode="External"/><Relationship Id="rId57" Type="http://schemas.openxmlformats.org/officeDocument/2006/relationships/hyperlink" Target="https://docs.google.com/document/d/1V7EKEWibOH6IhHD_PtbFZiml492-2191jDQCcTkhtTI/edit?usp=sharing" TargetMode="External"/><Relationship Id="rId12" Type="http://schemas.openxmlformats.org/officeDocument/2006/relationships/hyperlink" Target="https://docs.google.com/document/d/18Q9kfZuCTL37ztrSjLxwf8Elr5UfAiAavmnj0IqSpbU/edit?tab=t.0#heading=h.5wi2c0amdd0f" TargetMode="External"/><Relationship Id="rId56" Type="http://schemas.openxmlformats.org/officeDocument/2006/relationships/hyperlink" Target="https://drive.google.com/drive/u/0/folders/1Y3U3IrYCiJ3E45Z8okR5eCg7OPnWQtPV" TargetMode="External"/><Relationship Id="rId15" Type="http://schemas.openxmlformats.org/officeDocument/2006/relationships/hyperlink" Target="https://docs.google.com/document/d/1flxKGrbnF2g8yh3F-oVD5Xx7ZumId56HbFpIiPdkqLI/edit?usp=sharing" TargetMode="External"/><Relationship Id="rId59" Type="http://schemas.openxmlformats.org/officeDocument/2006/relationships/hyperlink" Target="https://docs.google.com/document/d/151rGsiEYOkXUcNDRus_N8TxxuvjoyTDViBhzt9z0Mfw/edit?tab=t.0#heading=h.8y2llpsk10ds" TargetMode="External"/><Relationship Id="rId14" Type="http://schemas.openxmlformats.org/officeDocument/2006/relationships/hyperlink" Target="https://docs.google.com/document/d/1Nw6hRa7ItdLr_Tj5hF2q-OH8B_uPKb--RLn8SXZKA94/edit?usp=sharing" TargetMode="External"/><Relationship Id="rId58" Type="http://schemas.openxmlformats.org/officeDocument/2006/relationships/hyperlink" Target="https://docs.google.com/document/d/11pma_tCoC7uZ2SFKjcR5KyIq0_ooMGSoadI6f9mxG2I/edit?tab=t.0#heading=h.4bsgiycebw26" TargetMode="External"/><Relationship Id="rId17" Type="http://schemas.openxmlformats.org/officeDocument/2006/relationships/hyperlink" Target="https://docs.google.com/document/d/1ux_n8n3T4bYndOjs1DKW5ccpC802KISdy2IWnlvYbas/edit?tab=t.0" TargetMode="External"/><Relationship Id="rId16" Type="http://schemas.openxmlformats.org/officeDocument/2006/relationships/hyperlink" Target="https://colab.research.google.com/drive/15XCzDOvBhIQaZ__xkvruf5sP9OznAbK9" TargetMode="External"/><Relationship Id="rId19" Type="http://schemas.openxmlformats.org/officeDocument/2006/relationships/hyperlink" Target="https://docs.google.com/document/d/1XVMp4RcRkoUJTVbrP2foWZX703CUJpWkrhyFU2cfUOA/edit?tab=t.0" TargetMode="External"/><Relationship Id="rId18" Type="http://schemas.openxmlformats.org/officeDocument/2006/relationships/hyperlink" Target="https://drive.google.com/drive/u/0/folders/1Y3U3IrYCiJ3E45Z8okR5eCg7OPnWQtPV"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